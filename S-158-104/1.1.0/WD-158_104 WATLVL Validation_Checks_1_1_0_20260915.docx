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1086459" cy="880813"/>
                          </a:xfrm>
                          <a:prstGeom prst="rect">
                            <a:avLst/>
                          </a:prstGeom>
                          <a:solidFill>
                            <a:srgbClr val="F1EACA"/>
                          </a:solidFill>
                          <a:ln w="6350">
                            <a:noFill/>
                          </a:ln>
                        </wps:spPr>
                        <wps:txbx>
                          <w:txbxContent>
                            <w:p w14:paraId="1CDF0E05" w14:textId="54A712F2" w:rsidR="009D0E32" w:rsidRPr="00B94B05" w:rsidRDefault="00D0397D" w:rsidP="00B66C1A">
                              <w:pPr>
                                <w:rPr>
                                  <w:rFonts w:cs="Arial"/>
                                  <w:b/>
                                </w:rPr>
                              </w:pPr>
                              <w:ins w:id="63" w:author="Raphael Malyankar" w:date="2026-09-09T17:43:00Z" w16du:dateUtc="2026-09-10T00:43:00Z">
                                <w:r>
                                  <w:rPr>
                                    <w:rFonts w:cs="Arial"/>
                                    <w:b/>
                                  </w:rPr>
                                  <w:t>WD</w:t>
                                </w:r>
                              </w:ins>
                              <w:del w:id="64" w:author="Raphael Malyankar" w:date="2026-09-09T17:43:00Z" w16du:dateUtc="2026-09-10T00:43:00Z">
                                <w:r w:rsidR="009D0E32" w:rsidRPr="00B94B05" w:rsidDel="00D0397D">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w:t>
                              </w:r>
                              <w:r w:rsidR="00D80E53">
                                <w:rPr>
                                  <w:rFonts w:cs="Arial"/>
                                  <w:b/>
                                </w:rPr>
                                <w:t>10</w:t>
                              </w:r>
                              <w:r w:rsidR="00CE52A0">
                                <w:rPr>
                                  <w:rFonts w:cs="Arial"/>
                                  <w:b/>
                                </w:rPr>
                                <w:t>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7A068A07" w:rsidR="00CE3512" w:rsidRDefault="00DB2CFF"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Water Level Information for Surface Navigation</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BA2BF15"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796C84">
                                <w:rPr>
                                  <w:rFonts w:ascii="Arial" w:hAnsi="Arial" w:cs="HelveticaNeueLT Std Med"/>
                                  <w:b/>
                                  <w:color w:val="00004C"/>
                                  <w:sz w:val="28"/>
                                  <w:szCs w:val="28"/>
                                </w:rPr>
                                <w:t>1</w:t>
                              </w:r>
                              <w:r w:rsidR="00CE3512">
                                <w:rPr>
                                  <w:rFonts w:ascii="Arial" w:hAnsi="Arial" w:cs="HelveticaNeueLT Std Med"/>
                                  <w:b/>
                                  <w:color w:val="00004C"/>
                                  <w:sz w:val="28"/>
                                  <w:szCs w:val="28"/>
                                </w:rPr>
                                <w:t>.</w:t>
                              </w:r>
                              <w:ins w:id="65" w:author="Raphael Malyankar" w:date="2026-08-02T16:17:00Z" w16du:dateUtc="2026-08-02T23:17:00Z">
                                <w:r w:rsidR="00962E3C">
                                  <w:rPr>
                                    <w:rFonts w:ascii="Arial" w:hAnsi="Arial" w:cs="HelveticaNeueLT Std Med"/>
                                    <w:b/>
                                    <w:color w:val="00004C"/>
                                    <w:sz w:val="28"/>
                                    <w:szCs w:val="28"/>
                                  </w:rPr>
                                  <w:t>1</w:t>
                                </w:r>
                              </w:ins>
                              <w:del w:id="66" w:author="Raphael Malyankar" w:date="2026-08-02T16:17:00Z" w16du:dateUtc="2026-08-02T23:17:00Z">
                                <w:r w:rsidR="00796C84" w:rsidDel="00962E3C">
                                  <w:rPr>
                                    <w:rFonts w:ascii="Arial" w:hAnsi="Arial" w:cs="HelveticaNeueLT Std Med"/>
                                    <w:b/>
                                    <w:color w:val="00004C"/>
                                    <w:sz w:val="28"/>
                                    <w:szCs w:val="28"/>
                                  </w:rPr>
                                  <w:delText>0</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r w:rsidR="009C7DD7">
                                <w:rPr>
                                  <w:rFonts w:ascii="Arial" w:hAnsi="Arial" w:cs="HelveticaNeueLT Std Med"/>
                                  <w:b/>
                                  <w:color w:val="00004C"/>
                                  <w:sz w:val="28"/>
                                  <w:szCs w:val="28"/>
                                </w:rPr>
                                <w:t>202</w:t>
                              </w:r>
                              <w:ins w:id="67" w:author="Raphael Malyankar" w:date="2026-08-02T16:17:00Z" w16du:dateUtc="2026-08-02T23:17:00Z">
                                <w:r w:rsidR="00962E3C">
                                  <w:rPr>
                                    <w:rFonts w:ascii="Arial" w:hAnsi="Arial" w:cs="HelveticaNeueLT Std Med"/>
                                    <w:b/>
                                    <w:color w:val="00004C"/>
                                    <w:sz w:val="28"/>
                                    <w:szCs w:val="28"/>
                                  </w:rPr>
                                  <w:t>60</w:t>
                                </w:r>
                              </w:ins>
                              <w:ins w:id="68" w:author="Raphael Malyankar" w:date="2026-09-09T17:43:00Z" w16du:dateUtc="2026-09-10T00:43:00Z">
                                <w:r w:rsidR="00D0397D">
                                  <w:rPr>
                                    <w:rFonts w:ascii="Arial" w:hAnsi="Arial" w:cs="HelveticaNeueLT Std Med"/>
                                    <w:b/>
                                    <w:color w:val="00004C"/>
                                    <w:sz w:val="28"/>
                                    <w:szCs w:val="28"/>
                                  </w:rPr>
                                  <w:t>915</w:t>
                                </w:r>
                              </w:ins>
                              <w:del w:id="69" w:author="Raphael Malyankar" w:date="2026-08-02T16:17:00Z" w16du:dateUtc="2026-08-02T23:17:00Z">
                                <w:r w:rsidR="009C7DD7" w:rsidDel="00962E3C">
                                  <w:rPr>
                                    <w:rFonts w:ascii="Arial" w:hAnsi="Arial" w:cs="HelveticaNeueLT Std Med"/>
                                    <w:b/>
                                    <w:color w:val="00004C"/>
                                    <w:sz w:val="28"/>
                                    <w:szCs w:val="28"/>
                                  </w:rPr>
                                  <w:delText>5050</w:delText>
                                </w:r>
                                <w:r w:rsidR="002246F2" w:rsidDel="00962E3C">
                                  <w:rPr>
                                    <w:rFonts w:ascii="Arial" w:hAnsi="Arial" w:cs="HelveticaNeueLT Std Med"/>
                                    <w:b/>
                                    <w:color w:val="00004C"/>
                                    <w:sz w:val="28"/>
                                    <w:szCs w:val="28"/>
                                  </w:rPr>
                                  <w:delText>8</w:delText>
                                </w:r>
                              </w:del>
                            </w:p>
                            <w:p w14:paraId="7979CF00" w14:textId="5F24988C"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10055A">
                                <w:rPr>
                                  <w:rFonts w:ascii="Arial" w:hAnsi="Arial" w:cs="HelveticaNeueLT Std Med"/>
                                  <w:b/>
                                  <w:color w:val="00004C"/>
                                  <w:sz w:val="28"/>
                                  <w:szCs w:val="28"/>
                                </w:rPr>
                                <w:t>0</w:t>
                              </w:r>
                              <w:r w:rsidR="00DB2CFF">
                                <w:rPr>
                                  <w:rFonts w:ascii="Arial" w:hAnsi="Arial" w:cs="HelveticaNeueLT Std Med"/>
                                  <w:b/>
                                  <w:color w:val="00004C"/>
                                  <w:sz w:val="28"/>
                                  <w:szCs w:val="28"/>
                                </w:rPr>
                                <w:t>4</w:t>
                              </w:r>
                              <w:r>
                                <w:rPr>
                                  <w:rFonts w:ascii="Arial" w:hAnsi="Arial" w:cs="HelveticaNeueLT Std Med"/>
                                  <w:b/>
                                  <w:color w:val="00004C"/>
                                  <w:sz w:val="28"/>
                                  <w:szCs w:val="28"/>
                                </w:rPr>
                                <w:t xml:space="preserve"> Edition </w:t>
                              </w:r>
                              <w:r w:rsidR="00796C84">
                                <w:rPr>
                                  <w:rFonts w:ascii="Arial" w:hAnsi="Arial" w:cs="HelveticaNeueLT Std Med"/>
                                  <w:b/>
                                  <w:color w:val="00004C"/>
                                  <w:sz w:val="28"/>
                                  <w:szCs w:val="28"/>
                                </w:rPr>
                                <w:t>2</w:t>
                              </w:r>
                              <w:r w:rsidR="00DB2CFF">
                                <w:rPr>
                                  <w:rFonts w:ascii="Arial" w:hAnsi="Arial" w:cs="HelveticaNeueLT Std Med"/>
                                  <w:b/>
                                  <w:color w:val="00004C"/>
                                  <w:sz w:val="28"/>
                                  <w:szCs w:val="28"/>
                                </w:rPr>
                                <w:t>.</w:t>
                              </w:r>
                              <w:r w:rsidR="00796C84">
                                <w:rPr>
                                  <w:rFonts w:ascii="Arial" w:hAnsi="Arial" w:cs="HelveticaNeueLT Std Med"/>
                                  <w:b/>
                                  <w:color w:val="00004C"/>
                                  <w:sz w:val="28"/>
                                  <w:szCs w:val="28"/>
                                </w:rPr>
                                <w:t>0</w:t>
                              </w:r>
                              <w:r w:rsidR="0010055A" w:rsidRPr="00D80E53">
                                <w:rPr>
                                  <w:rFonts w:ascii="Arial" w:hAnsi="Arial" w:cs="HelveticaNeueLT Std Med"/>
                                  <w:b/>
                                  <w:color w:val="00004C"/>
                                  <w:sz w:val="28"/>
                                  <w:szCs w:val="28"/>
                                </w:rPr>
                                <w:t>.</w:t>
                              </w:r>
                              <w:ins w:id="70" w:author="Raphael Malyankar" w:date="2026-08-02T16:17:00Z" w16du:dateUtc="2026-08-02T23:17:00Z">
                                <w:r w:rsidR="00962E3C">
                                  <w:rPr>
                                    <w:rFonts w:ascii="Arial" w:hAnsi="Arial" w:cs="HelveticaNeueLT Std Med"/>
                                    <w:b/>
                                    <w:color w:val="00004C"/>
                                    <w:sz w:val="28"/>
                                    <w:szCs w:val="28"/>
                                  </w:rPr>
                                  <w:t>1</w:t>
                                </w:r>
                              </w:ins>
                              <w:del w:id="71" w:author="Raphael Malyankar" w:date="2026-08-02T16:17:00Z" w16du:dateUtc="2026-08-02T23:17:00Z">
                                <w:r w:rsidR="0010055A" w:rsidRPr="00D80E53" w:rsidDel="00962E3C">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zGWtgQAAAo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XdXIe+AAAAALAQAADwAAAGRycy9k&#10;b3ducmV2LnhtbEyPwWrCQBCG74W+wzJCb7qbqCXEbESk7UkK1ULpbc2OSTA7G7JrEt++m1O9zfAP&#10;/3xfth1Nw3rsXG1JQrQQwJAKq2sqJXyf3ucJMOcVadVYQgl3dLDNn58ylWo70Bf2R1+yUEIuVRIq&#10;79uUc1dUaJRb2BYpZBfbGeXD2pVcd2oI5abhsRCv3KiawodKtbivsLgeb0bCx6CG3TJ66w/Xy/7+&#10;e1p//hwilPJlNu42wDyO/v8YJvyADnlgOtsbaccaCUHES5iv4mUwmHIRJytg52laiwR4nvFHh/wP&#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">
                <v:shapetype id="_x0000_t202" coordsize="21600,21600" o:spt="202" path="m,l,21600r21600,l21600,xe">
                  <v:stroke joinstyle="miter"/>
                  <v:path gradientshapeok="t" o:connecttype="rect"/>
                </v:shapetype>
                <v:shape id="Tekstvak 2" o:spid="_x0000_s1027" type="#_x0000_t202" style="position:absolute;left:9346;top:283;width:1086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54A712F2" w:rsidR="009D0E32" w:rsidRPr="00B94B05" w:rsidRDefault="00D0397D" w:rsidP="00B66C1A">
                        <w:pPr>
                          <w:rPr>
                            <w:rFonts w:cs="Arial"/>
                            <w:b/>
                          </w:rPr>
                        </w:pPr>
                        <w:ins w:id="72" w:author="Raphael Malyankar" w:date="2026-09-09T17:43:00Z" w16du:dateUtc="2026-09-10T00:43:00Z">
                          <w:r>
                            <w:rPr>
                              <w:rFonts w:cs="Arial"/>
                              <w:b/>
                            </w:rPr>
                            <w:t>WD</w:t>
                          </w:r>
                        </w:ins>
                        <w:del w:id="73" w:author="Raphael Malyankar" w:date="2026-09-09T17:43:00Z" w16du:dateUtc="2026-09-10T00:43:00Z">
                          <w:r w:rsidR="009D0E32" w:rsidRPr="00B94B05" w:rsidDel="00D0397D">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w:t>
                        </w:r>
                        <w:r w:rsidR="00D80E53">
                          <w:rPr>
                            <w:rFonts w:cs="Arial"/>
                            <w:b/>
                          </w:rPr>
                          <w:t>10</w:t>
                        </w:r>
                        <w:r w:rsidR="00CE52A0">
                          <w:rPr>
                            <w:rFonts w:cs="Arial"/>
                            <w:b/>
                          </w:rPr>
                          <w:t>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7A068A07" w:rsidR="00CE3512" w:rsidRDefault="00DB2CFF"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Water Level Information for Surface Navigation</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BA2BF15"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796C84">
                          <w:rPr>
                            <w:rFonts w:ascii="Arial" w:hAnsi="Arial" w:cs="HelveticaNeueLT Std Med"/>
                            <w:b/>
                            <w:color w:val="00004C"/>
                            <w:sz w:val="28"/>
                            <w:szCs w:val="28"/>
                          </w:rPr>
                          <w:t>1</w:t>
                        </w:r>
                        <w:r w:rsidR="00CE3512">
                          <w:rPr>
                            <w:rFonts w:ascii="Arial" w:hAnsi="Arial" w:cs="HelveticaNeueLT Std Med"/>
                            <w:b/>
                            <w:color w:val="00004C"/>
                            <w:sz w:val="28"/>
                            <w:szCs w:val="28"/>
                          </w:rPr>
                          <w:t>.</w:t>
                        </w:r>
                        <w:ins w:id="74" w:author="Raphael Malyankar" w:date="2026-08-02T16:17:00Z" w16du:dateUtc="2026-08-02T23:17:00Z">
                          <w:r w:rsidR="00962E3C">
                            <w:rPr>
                              <w:rFonts w:ascii="Arial" w:hAnsi="Arial" w:cs="HelveticaNeueLT Std Med"/>
                              <w:b/>
                              <w:color w:val="00004C"/>
                              <w:sz w:val="28"/>
                              <w:szCs w:val="28"/>
                            </w:rPr>
                            <w:t>1</w:t>
                          </w:r>
                        </w:ins>
                        <w:del w:id="75" w:author="Raphael Malyankar" w:date="2026-08-02T16:17:00Z" w16du:dateUtc="2026-08-02T23:17:00Z">
                          <w:r w:rsidR="00796C84" w:rsidDel="00962E3C">
                            <w:rPr>
                              <w:rFonts w:ascii="Arial" w:hAnsi="Arial" w:cs="HelveticaNeueLT Std Med"/>
                              <w:b/>
                              <w:color w:val="00004C"/>
                              <w:sz w:val="28"/>
                              <w:szCs w:val="28"/>
                            </w:rPr>
                            <w:delText>0</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r w:rsidR="009C7DD7">
                          <w:rPr>
                            <w:rFonts w:ascii="Arial" w:hAnsi="Arial" w:cs="HelveticaNeueLT Std Med"/>
                            <w:b/>
                            <w:color w:val="00004C"/>
                            <w:sz w:val="28"/>
                            <w:szCs w:val="28"/>
                          </w:rPr>
                          <w:t>202</w:t>
                        </w:r>
                        <w:ins w:id="76" w:author="Raphael Malyankar" w:date="2026-08-02T16:17:00Z" w16du:dateUtc="2026-08-02T23:17:00Z">
                          <w:r w:rsidR="00962E3C">
                            <w:rPr>
                              <w:rFonts w:ascii="Arial" w:hAnsi="Arial" w:cs="HelveticaNeueLT Std Med"/>
                              <w:b/>
                              <w:color w:val="00004C"/>
                              <w:sz w:val="28"/>
                              <w:szCs w:val="28"/>
                            </w:rPr>
                            <w:t>60</w:t>
                          </w:r>
                        </w:ins>
                        <w:ins w:id="77" w:author="Raphael Malyankar" w:date="2026-09-09T17:43:00Z" w16du:dateUtc="2026-09-10T00:43:00Z">
                          <w:r w:rsidR="00D0397D">
                            <w:rPr>
                              <w:rFonts w:ascii="Arial" w:hAnsi="Arial" w:cs="HelveticaNeueLT Std Med"/>
                              <w:b/>
                              <w:color w:val="00004C"/>
                              <w:sz w:val="28"/>
                              <w:szCs w:val="28"/>
                            </w:rPr>
                            <w:t>915</w:t>
                          </w:r>
                        </w:ins>
                        <w:del w:id="78" w:author="Raphael Malyankar" w:date="2026-08-02T16:17:00Z" w16du:dateUtc="2026-08-02T23:17:00Z">
                          <w:r w:rsidR="009C7DD7" w:rsidDel="00962E3C">
                            <w:rPr>
                              <w:rFonts w:ascii="Arial" w:hAnsi="Arial" w:cs="HelveticaNeueLT Std Med"/>
                              <w:b/>
                              <w:color w:val="00004C"/>
                              <w:sz w:val="28"/>
                              <w:szCs w:val="28"/>
                            </w:rPr>
                            <w:delText>5050</w:delText>
                          </w:r>
                          <w:r w:rsidR="002246F2" w:rsidDel="00962E3C">
                            <w:rPr>
                              <w:rFonts w:ascii="Arial" w:hAnsi="Arial" w:cs="HelveticaNeueLT Std Med"/>
                              <w:b/>
                              <w:color w:val="00004C"/>
                              <w:sz w:val="28"/>
                              <w:szCs w:val="28"/>
                            </w:rPr>
                            <w:delText>8</w:delText>
                          </w:r>
                        </w:del>
                      </w:p>
                      <w:p w14:paraId="7979CF00" w14:textId="5F24988C"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10055A">
                          <w:rPr>
                            <w:rFonts w:ascii="Arial" w:hAnsi="Arial" w:cs="HelveticaNeueLT Std Med"/>
                            <w:b/>
                            <w:color w:val="00004C"/>
                            <w:sz w:val="28"/>
                            <w:szCs w:val="28"/>
                          </w:rPr>
                          <w:t>0</w:t>
                        </w:r>
                        <w:r w:rsidR="00DB2CFF">
                          <w:rPr>
                            <w:rFonts w:ascii="Arial" w:hAnsi="Arial" w:cs="HelveticaNeueLT Std Med"/>
                            <w:b/>
                            <w:color w:val="00004C"/>
                            <w:sz w:val="28"/>
                            <w:szCs w:val="28"/>
                          </w:rPr>
                          <w:t>4</w:t>
                        </w:r>
                        <w:r>
                          <w:rPr>
                            <w:rFonts w:ascii="Arial" w:hAnsi="Arial" w:cs="HelveticaNeueLT Std Med"/>
                            <w:b/>
                            <w:color w:val="00004C"/>
                            <w:sz w:val="28"/>
                            <w:szCs w:val="28"/>
                          </w:rPr>
                          <w:t xml:space="preserve"> Edition </w:t>
                        </w:r>
                        <w:r w:rsidR="00796C84">
                          <w:rPr>
                            <w:rFonts w:ascii="Arial" w:hAnsi="Arial" w:cs="HelveticaNeueLT Std Med"/>
                            <w:b/>
                            <w:color w:val="00004C"/>
                            <w:sz w:val="28"/>
                            <w:szCs w:val="28"/>
                          </w:rPr>
                          <w:t>2</w:t>
                        </w:r>
                        <w:r w:rsidR="00DB2CFF">
                          <w:rPr>
                            <w:rFonts w:ascii="Arial" w:hAnsi="Arial" w:cs="HelveticaNeueLT Std Med"/>
                            <w:b/>
                            <w:color w:val="00004C"/>
                            <w:sz w:val="28"/>
                            <w:szCs w:val="28"/>
                          </w:rPr>
                          <w:t>.</w:t>
                        </w:r>
                        <w:r w:rsidR="00796C84">
                          <w:rPr>
                            <w:rFonts w:ascii="Arial" w:hAnsi="Arial" w:cs="HelveticaNeueLT Std Med"/>
                            <w:b/>
                            <w:color w:val="00004C"/>
                            <w:sz w:val="28"/>
                            <w:szCs w:val="28"/>
                          </w:rPr>
                          <w:t>0</w:t>
                        </w:r>
                        <w:r w:rsidR="0010055A" w:rsidRPr="00D80E53">
                          <w:rPr>
                            <w:rFonts w:ascii="Arial" w:hAnsi="Arial" w:cs="HelveticaNeueLT Std Med"/>
                            <w:b/>
                            <w:color w:val="00004C"/>
                            <w:sz w:val="28"/>
                            <w:szCs w:val="28"/>
                          </w:rPr>
                          <w:t>.</w:t>
                        </w:r>
                        <w:ins w:id="79" w:author="Raphael Malyankar" w:date="2026-08-02T16:17:00Z" w16du:dateUtc="2026-08-02T23:17:00Z">
                          <w:r w:rsidR="00962E3C">
                            <w:rPr>
                              <w:rFonts w:ascii="Arial" w:hAnsi="Arial" w:cs="HelveticaNeueLT Std Med"/>
                              <w:b/>
                              <w:color w:val="00004C"/>
                              <w:sz w:val="28"/>
                              <w:szCs w:val="28"/>
                            </w:rPr>
                            <w:t>1</w:t>
                          </w:r>
                        </w:ins>
                        <w:del w:id="80" w:author="Raphael Malyankar" w:date="2026-08-02T16:17:00Z" w16du:dateUtc="2026-08-02T23:17:00Z">
                          <w:r w:rsidR="0010055A" w:rsidRPr="00D80E53" w:rsidDel="00962E3C">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47EEEBE2"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ins w:id="72" w:author="Raphael Malyankar" w:date="2026-09-09T17:43:00Z" w16du:dateUtc="2026-09-10T00:43:00Z">
              <w:r w:rsidR="00D0397D">
                <w:rPr>
                  <w:rFonts w:ascii="Helvetica" w:hAnsi="Helvetica"/>
                  <w:sz w:val="22"/>
                  <w:lang w:val="en-GB"/>
                </w:rPr>
                <w:t>6</w:t>
              </w:r>
            </w:ins>
            <w:del w:id="73" w:author="Raphael Malyankar" w:date="2026-09-09T17:43:00Z" w16du:dateUtc="2026-09-10T00:43:00Z">
              <w:r w:rsidR="00D229A3" w:rsidDel="00D0397D">
                <w:rPr>
                  <w:rFonts w:ascii="Helvetica" w:hAnsi="Helvetica"/>
                  <w:sz w:val="22"/>
                  <w:lang w:val="en-GB"/>
                </w:rPr>
                <w:delText>5</w:delText>
              </w:r>
            </w:del>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74" w:name="_Hlk162625566"/>
      <w:r w:rsidRPr="00CF30EA">
        <w:rPr>
          <w:bCs/>
          <w:color w:val="auto"/>
          <w:lang w:val="en-GB"/>
        </w:rPr>
        <w:lastRenderedPageBreak/>
        <w:t>Document History</w:t>
      </w:r>
    </w:p>
    <w:bookmarkEnd w:id="74"/>
    <w:p w14:paraId="292089DF" w14:textId="7FA5B3EC"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75" w:name="_Hlk179552209"/>
      <w:r w:rsidR="001C137B" w:rsidRPr="001C137B">
        <w:rPr>
          <w:rFonts w:eastAsiaTheme="minorEastAsia" w:cs="Arial"/>
          <w:lang w:val="en-GB"/>
        </w:rPr>
        <w:t xml:space="preserve">IHO </w:t>
      </w:r>
      <w:bookmarkEnd w:id="75"/>
      <w:r w:rsidR="00FD5D8C">
        <w:rPr>
          <w:rFonts w:eastAsiaTheme="minorEastAsia" w:cs="Arial"/>
          <w:lang w:val="en-GB"/>
        </w:rPr>
        <w:t>Tides, Water Level, and Currents</w:t>
      </w:r>
      <w:r w:rsidR="00D80E53">
        <w:rPr>
          <w:rFonts w:eastAsiaTheme="minorEastAsia" w:cs="Arial"/>
          <w:lang w:val="en-GB"/>
        </w:rPr>
        <w:t xml:space="preserve"> Working Group S-10</w:t>
      </w:r>
      <w:r w:rsidR="00FD5D8C">
        <w:rPr>
          <w:rFonts w:eastAsiaTheme="minorEastAsia" w:cs="Arial"/>
          <w:lang w:val="en-GB"/>
        </w:rPr>
        <w:t>4</w:t>
      </w:r>
      <w:r w:rsidR="00D80E53">
        <w:rPr>
          <w:rFonts w:eastAsiaTheme="minorEastAsia" w:cs="Arial"/>
          <w:lang w:val="en-GB"/>
        </w:rPr>
        <w:t xml:space="preserve"> Project Team</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76" w:author="Raphael Malyankar" w:date="2026-09-09T17:44:00Z" w16du:dateUtc="2026-09-10T00:44: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075"/>
        <w:gridCol w:w="1260"/>
        <w:gridCol w:w="1530"/>
        <w:gridCol w:w="5151"/>
        <w:tblGridChange w:id="77">
          <w:tblGrid>
            <w:gridCol w:w="985"/>
            <w:gridCol w:w="90"/>
            <w:gridCol w:w="1260"/>
            <w:gridCol w:w="1530"/>
            <w:gridCol w:w="5151"/>
          </w:tblGrid>
        </w:tblGridChange>
      </w:tblGrid>
      <w:tr w:rsidR="000701DE" w:rsidRPr="00CF30EA" w14:paraId="61B80077" w14:textId="77777777" w:rsidTr="00D0397D">
        <w:trPr>
          <w:cantSplit/>
          <w:trPrChange w:id="78" w:author="Raphael Malyankar" w:date="2026-09-09T17:44:00Z" w16du:dateUtc="2026-09-10T00:44:00Z">
            <w:trPr>
              <w:cantSplit/>
            </w:trPr>
          </w:trPrChange>
        </w:trPr>
        <w:tc>
          <w:tcPr>
            <w:tcW w:w="1075" w:type="dxa"/>
            <w:shd w:val="clear" w:color="auto" w:fill="D9D9D9" w:themeFill="background1" w:themeFillShade="D9"/>
            <w:tcPrChange w:id="79" w:author="Raphael Malyankar" w:date="2026-09-09T17:44:00Z" w16du:dateUtc="2026-09-10T00:44:00Z">
              <w:tcPr>
                <w:tcW w:w="985" w:type="dxa"/>
                <w:shd w:val="clear" w:color="auto" w:fill="D9D9D9" w:themeFill="background1" w:themeFillShade="D9"/>
              </w:tcPr>
            </w:tcPrChange>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260" w:type="dxa"/>
            <w:shd w:val="clear" w:color="auto" w:fill="D9D9D9" w:themeFill="background1" w:themeFillShade="D9"/>
            <w:tcPrChange w:id="80" w:author="Raphael Malyankar" w:date="2026-09-09T17:44:00Z" w16du:dateUtc="2026-09-10T00:44:00Z">
              <w:tcPr>
                <w:tcW w:w="1350" w:type="dxa"/>
                <w:gridSpan w:val="2"/>
                <w:shd w:val="clear" w:color="auto" w:fill="D9D9D9" w:themeFill="background1" w:themeFillShade="D9"/>
              </w:tcPr>
            </w:tcPrChange>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Change w:id="81" w:author="Raphael Malyankar" w:date="2026-09-09T17:44:00Z" w16du:dateUtc="2026-09-10T00:44:00Z">
              <w:tcPr>
                <w:tcW w:w="1530" w:type="dxa"/>
                <w:shd w:val="clear" w:color="auto" w:fill="D9D9D9" w:themeFill="background1" w:themeFillShade="D9"/>
              </w:tcPr>
            </w:tcPrChange>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Change w:id="82" w:author="Raphael Malyankar" w:date="2026-09-09T17:44:00Z" w16du:dateUtc="2026-09-10T00:44:00Z">
              <w:tcPr>
                <w:tcW w:w="5151" w:type="dxa"/>
                <w:shd w:val="clear" w:color="auto" w:fill="D9D9D9" w:themeFill="background1" w:themeFillShade="D9"/>
              </w:tcPr>
            </w:tcPrChange>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00D0397D">
        <w:trPr>
          <w:cantSplit/>
          <w:trPrChange w:id="83" w:author="Raphael Malyankar" w:date="2026-09-09T17:44:00Z" w16du:dateUtc="2026-09-10T00:44:00Z">
            <w:trPr>
              <w:cantSplit/>
            </w:trPr>
          </w:trPrChange>
        </w:trPr>
        <w:tc>
          <w:tcPr>
            <w:tcW w:w="1075" w:type="dxa"/>
            <w:tcPrChange w:id="84" w:author="Raphael Malyankar" w:date="2026-09-09T17:44:00Z" w16du:dateUtc="2026-09-10T00:44:00Z">
              <w:tcPr>
                <w:tcW w:w="985" w:type="dxa"/>
              </w:tcPr>
            </w:tcPrChange>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260" w:type="dxa"/>
            <w:tcPrChange w:id="85" w:author="Raphael Malyankar" w:date="2026-09-09T17:44:00Z" w16du:dateUtc="2026-09-10T00:44:00Z">
              <w:tcPr>
                <w:tcW w:w="1350" w:type="dxa"/>
                <w:gridSpan w:val="2"/>
              </w:tcPr>
            </w:tcPrChange>
          </w:tcPr>
          <w:p w14:paraId="52BC8874" w14:textId="056A278A"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417467">
              <w:rPr>
                <w:lang w:val="en-GB"/>
              </w:rPr>
              <w:t>23</w:t>
            </w:r>
          </w:p>
        </w:tc>
        <w:tc>
          <w:tcPr>
            <w:tcW w:w="1530" w:type="dxa"/>
            <w:tcPrChange w:id="86" w:author="Raphael Malyankar" w:date="2026-09-09T17:44:00Z" w16du:dateUtc="2026-09-10T00:44:00Z">
              <w:tcPr>
                <w:tcW w:w="1530" w:type="dxa"/>
              </w:tcPr>
            </w:tcPrChange>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tcPrChange w:id="87" w:author="Raphael Malyankar" w:date="2026-09-09T17:44:00Z" w16du:dateUtc="2026-09-10T00:44:00Z">
              <w:tcPr>
                <w:tcW w:w="5151" w:type="dxa"/>
              </w:tcPr>
            </w:tcPrChange>
          </w:tcPr>
          <w:p w14:paraId="12612EB6" w14:textId="34446710"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r w:rsidR="00D80E53">
              <w:rPr>
                <w:lang w:val="en-GB"/>
              </w:rPr>
              <w:t xml:space="preserve">. </w:t>
            </w:r>
            <w:r w:rsidR="00417467">
              <w:rPr>
                <w:lang w:val="en-GB"/>
              </w:rPr>
              <w:t>B</w:t>
            </w:r>
            <w:r w:rsidR="00D80E53">
              <w:rPr>
                <w:lang w:val="en-GB"/>
              </w:rPr>
              <w:t xml:space="preserve">ased on the 2023 </w:t>
            </w:r>
            <w:r w:rsidR="00417467">
              <w:rPr>
                <w:lang w:val="en-GB"/>
              </w:rPr>
              <w:t xml:space="preserve">“combined” </w:t>
            </w:r>
            <w:r w:rsidR="00D80E53">
              <w:rPr>
                <w:lang w:val="en-GB"/>
              </w:rPr>
              <w:t>checks from the S-10</w:t>
            </w:r>
            <w:r w:rsidR="00417467">
              <w:rPr>
                <w:lang w:val="en-GB"/>
              </w:rPr>
              <w:t>4</w:t>
            </w:r>
            <w:r w:rsidR="00D80E53">
              <w:rPr>
                <w:lang w:val="en-GB"/>
              </w:rPr>
              <w:t xml:space="preserve"> PT, which are aligned to S-10</w:t>
            </w:r>
            <w:r w:rsidR="00417467">
              <w:rPr>
                <w:lang w:val="en-GB"/>
              </w:rPr>
              <w:t>4</w:t>
            </w:r>
            <w:r w:rsidR="00D80E53">
              <w:rPr>
                <w:lang w:val="en-GB"/>
              </w:rPr>
              <w:t xml:space="preserve"> Edition </w:t>
            </w:r>
            <w:r w:rsidR="00417467">
              <w:rPr>
                <w:lang w:val="en-GB"/>
              </w:rPr>
              <w:t>1.1</w:t>
            </w:r>
            <w:r w:rsidR="00D80E53">
              <w:rPr>
                <w:lang w:val="en-GB"/>
              </w:rPr>
              <w:t>.0</w:t>
            </w:r>
            <w:r w:rsidR="00417467">
              <w:rPr>
                <w:lang w:val="en-GB"/>
              </w:rPr>
              <w:t xml:space="preserve"> and S-111 Edition 1.2.0.</w:t>
            </w:r>
          </w:p>
        </w:tc>
      </w:tr>
      <w:tr w:rsidR="000701DE" w:rsidRPr="00CF30EA" w14:paraId="77B4FF3A" w14:textId="77777777" w:rsidTr="00D0397D">
        <w:trPr>
          <w:cantSplit/>
          <w:trPrChange w:id="88" w:author="Raphael Malyankar" w:date="2026-09-09T17:44:00Z" w16du:dateUtc="2026-09-10T00:44:00Z">
            <w:trPr>
              <w:cantSplit/>
            </w:trPr>
          </w:trPrChange>
        </w:trPr>
        <w:tc>
          <w:tcPr>
            <w:tcW w:w="1075" w:type="dxa"/>
            <w:tcPrChange w:id="89" w:author="Raphael Malyankar" w:date="2026-09-09T17:44:00Z" w16du:dateUtc="2026-09-10T00:44:00Z">
              <w:tcPr>
                <w:tcW w:w="985" w:type="dxa"/>
              </w:tcPr>
            </w:tcPrChange>
          </w:tcPr>
          <w:p w14:paraId="65809BCC" w14:textId="133995A0" w:rsidR="002C775A" w:rsidRPr="00CF30EA" w:rsidRDefault="006D32EE" w:rsidP="00B943EE">
            <w:pPr>
              <w:suppressLineNumbers/>
              <w:spacing w:before="60" w:after="60" w:line="240" w:lineRule="auto"/>
              <w:jc w:val="left"/>
              <w:rPr>
                <w:lang w:val="en-GB"/>
              </w:rPr>
            </w:pPr>
            <w:r>
              <w:rPr>
                <w:lang w:val="en-GB"/>
              </w:rPr>
              <w:t>0.2.0</w:t>
            </w:r>
          </w:p>
        </w:tc>
        <w:tc>
          <w:tcPr>
            <w:tcW w:w="1260" w:type="dxa"/>
            <w:tcPrChange w:id="90" w:author="Raphael Malyankar" w:date="2026-09-09T17:44:00Z" w16du:dateUtc="2026-09-10T00:44:00Z">
              <w:tcPr>
                <w:tcW w:w="1350" w:type="dxa"/>
                <w:gridSpan w:val="2"/>
              </w:tcPr>
            </w:tcPrChange>
          </w:tcPr>
          <w:p w14:paraId="11E5C2AB" w14:textId="67C98A8C" w:rsidR="002C775A" w:rsidRPr="00CF30EA" w:rsidRDefault="006D32EE" w:rsidP="00B943EE">
            <w:pPr>
              <w:suppressLineNumbers/>
              <w:spacing w:before="60" w:after="60" w:line="240" w:lineRule="auto"/>
              <w:jc w:val="left"/>
              <w:rPr>
                <w:lang w:val="en-GB"/>
              </w:rPr>
            </w:pPr>
            <w:r>
              <w:rPr>
                <w:lang w:val="en-GB"/>
              </w:rPr>
              <w:t>2024-12-09</w:t>
            </w:r>
          </w:p>
        </w:tc>
        <w:tc>
          <w:tcPr>
            <w:tcW w:w="1530" w:type="dxa"/>
            <w:tcPrChange w:id="91" w:author="Raphael Malyankar" w:date="2026-09-09T17:44:00Z" w16du:dateUtc="2026-09-10T00:44:00Z">
              <w:tcPr>
                <w:tcW w:w="1530" w:type="dxa"/>
              </w:tcPr>
            </w:tcPrChange>
          </w:tcPr>
          <w:p w14:paraId="3669E0A1" w14:textId="31EB6434" w:rsidR="002C775A" w:rsidRPr="00CF30EA" w:rsidRDefault="006D32EE" w:rsidP="00B943EE">
            <w:pPr>
              <w:suppressLineNumbers/>
              <w:spacing w:before="60" w:after="60" w:line="240" w:lineRule="auto"/>
              <w:jc w:val="left"/>
              <w:rPr>
                <w:lang w:val="en-GB"/>
              </w:rPr>
            </w:pPr>
            <w:r>
              <w:rPr>
                <w:lang w:val="en-GB"/>
              </w:rPr>
              <w:t>RM</w:t>
            </w:r>
          </w:p>
        </w:tc>
        <w:tc>
          <w:tcPr>
            <w:tcW w:w="5151" w:type="dxa"/>
            <w:tcPrChange w:id="92" w:author="Raphael Malyankar" w:date="2026-09-09T17:44:00Z" w16du:dateUtc="2026-09-10T00:44:00Z">
              <w:tcPr>
                <w:tcW w:w="5151" w:type="dxa"/>
              </w:tcPr>
            </w:tcPrChange>
          </w:tcPr>
          <w:p w14:paraId="16DB5768" w14:textId="1C535F6C" w:rsidR="002C775A" w:rsidRPr="00CF30EA" w:rsidRDefault="004F4D00" w:rsidP="00B943EE">
            <w:pPr>
              <w:suppressLineNumbers/>
              <w:spacing w:before="60" w:after="60" w:line="240" w:lineRule="auto"/>
              <w:jc w:val="left"/>
              <w:rPr>
                <w:lang w:val="en-GB"/>
              </w:rPr>
            </w:pPr>
            <w:r w:rsidRPr="004F4D00">
              <w:rPr>
                <w:lang w:val="en-GB"/>
              </w:rPr>
              <w:t>Extended conformance statement; revised maintenance clause</w:t>
            </w:r>
            <w:r>
              <w:rPr>
                <w:lang w:val="en-GB"/>
              </w:rPr>
              <w:t>; revised clause about other applicable checks</w:t>
            </w:r>
            <w:r w:rsidR="006372E5">
              <w:rPr>
                <w:lang w:val="en-GB"/>
              </w:rPr>
              <w:t>;</w:t>
            </w:r>
            <w:r w:rsidR="006372E5">
              <w:t xml:space="preserve"> </w:t>
            </w:r>
            <w:r w:rsidR="006372E5" w:rsidRPr="006372E5">
              <w:rPr>
                <w:lang w:val="en-GB"/>
              </w:rPr>
              <w:t>removed language in clause 1.1 about considering all checks as warnings</w:t>
            </w:r>
            <w:r w:rsidR="006D32EE">
              <w:rPr>
                <w:lang w:val="en-GB"/>
              </w:rPr>
              <w:t>.</w:t>
            </w:r>
          </w:p>
        </w:tc>
      </w:tr>
      <w:tr w:rsidR="00D229A3" w:rsidRPr="00CF30EA" w14:paraId="32FCDEB9" w14:textId="77777777" w:rsidTr="00D0397D">
        <w:trPr>
          <w:cantSplit/>
          <w:trPrChange w:id="93" w:author="Raphael Malyankar" w:date="2026-09-09T17:44:00Z" w16du:dateUtc="2026-09-10T00:44:00Z">
            <w:trPr>
              <w:cantSplit/>
            </w:trPr>
          </w:trPrChange>
        </w:trPr>
        <w:tc>
          <w:tcPr>
            <w:tcW w:w="1075" w:type="dxa"/>
            <w:tcPrChange w:id="94" w:author="Raphael Malyankar" w:date="2026-09-09T17:44:00Z" w16du:dateUtc="2026-09-10T00:44:00Z">
              <w:tcPr>
                <w:tcW w:w="985" w:type="dxa"/>
              </w:tcPr>
            </w:tcPrChange>
          </w:tcPr>
          <w:p w14:paraId="75B05B17" w14:textId="3E5F5F68" w:rsidR="00D229A3" w:rsidRPr="00CF30EA" w:rsidRDefault="00D229A3" w:rsidP="00D229A3">
            <w:pPr>
              <w:suppressLineNumbers/>
              <w:spacing w:before="60" w:after="60" w:line="240" w:lineRule="auto"/>
              <w:jc w:val="left"/>
              <w:rPr>
                <w:lang w:val="en-GB"/>
              </w:rPr>
            </w:pPr>
            <w:r>
              <w:rPr>
                <w:lang w:val="en-GB"/>
              </w:rPr>
              <w:t>1.0.0</w:t>
            </w:r>
          </w:p>
        </w:tc>
        <w:tc>
          <w:tcPr>
            <w:tcW w:w="1260" w:type="dxa"/>
            <w:tcPrChange w:id="95" w:author="Raphael Malyankar" w:date="2026-09-09T17:44:00Z" w16du:dateUtc="2026-09-10T00:44:00Z">
              <w:tcPr>
                <w:tcW w:w="1350" w:type="dxa"/>
                <w:gridSpan w:val="2"/>
              </w:tcPr>
            </w:tcPrChange>
          </w:tcPr>
          <w:p w14:paraId="09A3677D" w14:textId="03183CAB" w:rsidR="00D229A3" w:rsidRPr="00CF30EA" w:rsidRDefault="00D229A3" w:rsidP="00D229A3">
            <w:pPr>
              <w:suppressLineNumbers/>
              <w:spacing w:before="60" w:after="60" w:line="240" w:lineRule="auto"/>
              <w:jc w:val="left"/>
              <w:rPr>
                <w:lang w:val="en-GB"/>
              </w:rPr>
            </w:pPr>
            <w:r>
              <w:rPr>
                <w:lang w:val="en-GB"/>
              </w:rPr>
              <w:t>2025-0</w:t>
            </w:r>
            <w:r w:rsidR="00AF47D8">
              <w:rPr>
                <w:lang w:val="en-GB"/>
              </w:rPr>
              <w:t>5</w:t>
            </w:r>
            <w:r>
              <w:rPr>
                <w:lang w:val="en-GB"/>
              </w:rPr>
              <w:t>-</w:t>
            </w:r>
            <w:r w:rsidR="00AF47D8">
              <w:rPr>
                <w:lang w:val="en-GB"/>
              </w:rPr>
              <w:t>0</w:t>
            </w:r>
            <w:r w:rsidR="002246F2">
              <w:rPr>
                <w:lang w:val="en-GB"/>
              </w:rPr>
              <w:t>8</w:t>
            </w:r>
          </w:p>
        </w:tc>
        <w:tc>
          <w:tcPr>
            <w:tcW w:w="1530" w:type="dxa"/>
            <w:tcPrChange w:id="96" w:author="Raphael Malyankar" w:date="2026-09-09T17:44:00Z" w16du:dateUtc="2026-09-10T00:44:00Z">
              <w:tcPr>
                <w:tcW w:w="1530" w:type="dxa"/>
              </w:tcPr>
            </w:tcPrChange>
          </w:tcPr>
          <w:p w14:paraId="5CC5C9B3" w14:textId="6D0F10ED" w:rsidR="00D229A3" w:rsidRPr="00CF30EA" w:rsidRDefault="00D229A3" w:rsidP="00D229A3">
            <w:pPr>
              <w:suppressLineNumbers/>
              <w:spacing w:before="60" w:after="60" w:line="240" w:lineRule="auto"/>
              <w:jc w:val="left"/>
              <w:rPr>
                <w:lang w:val="en-GB"/>
              </w:rPr>
            </w:pPr>
            <w:r>
              <w:rPr>
                <w:lang w:val="en-GB"/>
              </w:rPr>
              <w:t>GS</w:t>
            </w:r>
          </w:p>
        </w:tc>
        <w:tc>
          <w:tcPr>
            <w:tcW w:w="5151" w:type="dxa"/>
            <w:tcPrChange w:id="97" w:author="Raphael Malyankar" w:date="2026-09-09T17:44:00Z" w16du:dateUtc="2026-09-10T00:44:00Z">
              <w:tcPr>
                <w:tcW w:w="5151" w:type="dxa"/>
              </w:tcPr>
            </w:tcPrChange>
          </w:tcPr>
          <w:p w14:paraId="2AD7C713" w14:textId="7AB1A918" w:rsidR="00D229A3" w:rsidRPr="00CF30EA" w:rsidRDefault="00D229A3" w:rsidP="00D229A3">
            <w:pPr>
              <w:suppressLineNumbers/>
              <w:spacing w:before="60" w:after="60" w:line="240" w:lineRule="auto"/>
              <w:jc w:val="left"/>
              <w:rPr>
                <w:lang w:val="en-GB"/>
              </w:rPr>
            </w:pPr>
            <w:r>
              <w:rPr>
                <w:lang w:val="en-GB"/>
              </w:rPr>
              <w:t>Aligned to S-104 Edition 2.0.0</w:t>
            </w:r>
            <w:r w:rsidR="00A67B8F">
              <w:rPr>
                <w:lang w:val="en-GB"/>
              </w:rPr>
              <w:t>; removed generic S-100 checks</w:t>
            </w:r>
          </w:p>
        </w:tc>
      </w:tr>
      <w:tr w:rsidR="00D229A3" w:rsidRPr="00CF30EA" w14:paraId="7BAE32A2" w14:textId="77777777" w:rsidTr="00D0397D">
        <w:trPr>
          <w:cantSplit/>
          <w:trPrChange w:id="98" w:author="Raphael Malyankar" w:date="2026-09-09T17:44:00Z" w16du:dateUtc="2026-09-10T00:44:00Z">
            <w:trPr>
              <w:cantSplit/>
            </w:trPr>
          </w:trPrChange>
        </w:trPr>
        <w:tc>
          <w:tcPr>
            <w:tcW w:w="1075" w:type="dxa"/>
            <w:tcPrChange w:id="99" w:author="Raphael Malyankar" w:date="2026-09-09T17:44:00Z" w16du:dateUtc="2026-09-10T00:44:00Z">
              <w:tcPr>
                <w:tcW w:w="985" w:type="dxa"/>
              </w:tcPr>
            </w:tcPrChange>
          </w:tcPr>
          <w:p w14:paraId="29F9293D" w14:textId="5D62E24A" w:rsidR="00D229A3" w:rsidRPr="00CF30EA" w:rsidRDefault="00E02C82" w:rsidP="00D229A3">
            <w:pPr>
              <w:suppressLineNumbers/>
              <w:spacing w:before="60" w:after="60" w:line="240" w:lineRule="auto"/>
              <w:jc w:val="left"/>
              <w:rPr>
                <w:lang w:val="en-GB"/>
              </w:rPr>
            </w:pPr>
            <w:ins w:id="100" w:author="Raphael Malyankar" w:date="2026-10-02T17:48:00Z" w16du:dateUtc="2026-10-03T00:48:00Z">
              <w:r>
                <w:rPr>
                  <w:lang w:val="en-GB"/>
                </w:rPr>
                <w:t xml:space="preserve">WD </w:t>
              </w:r>
            </w:ins>
            <w:ins w:id="101" w:author="Raphael Malyankar" w:date="2026-08-02T16:19:00Z" w16du:dateUtc="2026-08-02T23:19:00Z">
              <w:r w:rsidR="00962E3C">
                <w:rPr>
                  <w:lang w:val="en-GB"/>
                </w:rPr>
                <w:t>1.1.0</w:t>
              </w:r>
            </w:ins>
          </w:p>
        </w:tc>
        <w:tc>
          <w:tcPr>
            <w:tcW w:w="1260" w:type="dxa"/>
            <w:tcPrChange w:id="102" w:author="Raphael Malyankar" w:date="2026-09-09T17:44:00Z" w16du:dateUtc="2026-09-10T00:44:00Z">
              <w:tcPr>
                <w:tcW w:w="1350" w:type="dxa"/>
                <w:gridSpan w:val="2"/>
              </w:tcPr>
            </w:tcPrChange>
          </w:tcPr>
          <w:p w14:paraId="56AFCE51" w14:textId="319D38E8" w:rsidR="00D229A3" w:rsidRPr="00CF30EA" w:rsidRDefault="00962E3C" w:rsidP="00D229A3">
            <w:pPr>
              <w:suppressLineNumbers/>
              <w:spacing w:before="60" w:after="60" w:line="240" w:lineRule="auto"/>
              <w:jc w:val="left"/>
              <w:rPr>
                <w:lang w:val="en-GB"/>
              </w:rPr>
            </w:pPr>
            <w:ins w:id="103" w:author="Raphael Malyankar" w:date="2026-08-02T16:19:00Z" w16du:dateUtc="2026-08-02T23:19:00Z">
              <w:r>
                <w:rPr>
                  <w:lang w:val="en-GB"/>
                </w:rPr>
                <w:t>2026-0</w:t>
              </w:r>
            </w:ins>
            <w:ins w:id="104" w:author="Raphael Malyankar" w:date="2026-10-02T17:48:00Z" w16du:dateUtc="2026-10-03T00:48:00Z">
              <w:r w:rsidR="00E02C82">
                <w:rPr>
                  <w:lang w:val="en-GB"/>
                </w:rPr>
                <w:t>9-15</w:t>
              </w:r>
            </w:ins>
          </w:p>
        </w:tc>
        <w:tc>
          <w:tcPr>
            <w:tcW w:w="1530" w:type="dxa"/>
            <w:tcPrChange w:id="105" w:author="Raphael Malyankar" w:date="2026-09-09T17:44:00Z" w16du:dateUtc="2026-09-10T00:44:00Z">
              <w:tcPr>
                <w:tcW w:w="1530" w:type="dxa"/>
              </w:tcPr>
            </w:tcPrChange>
          </w:tcPr>
          <w:p w14:paraId="318AEC5E" w14:textId="1F9B17A2" w:rsidR="00D229A3" w:rsidRPr="00CF30EA" w:rsidRDefault="00962E3C" w:rsidP="00D229A3">
            <w:pPr>
              <w:suppressLineNumbers/>
              <w:spacing w:before="60" w:after="60" w:line="240" w:lineRule="auto"/>
              <w:jc w:val="left"/>
              <w:rPr>
                <w:lang w:val="en-GB"/>
              </w:rPr>
            </w:pPr>
            <w:ins w:id="106" w:author="Raphael Malyankar" w:date="2026-08-02T16:19:00Z" w16du:dateUtc="2026-08-02T23:19:00Z">
              <w:r>
                <w:rPr>
                  <w:lang w:val="en-GB"/>
                </w:rPr>
                <w:t>RM</w:t>
              </w:r>
            </w:ins>
          </w:p>
        </w:tc>
        <w:tc>
          <w:tcPr>
            <w:tcW w:w="5151" w:type="dxa"/>
            <w:tcPrChange w:id="107" w:author="Raphael Malyankar" w:date="2026-09-09T17:44:00Z" w16du:dateUtc="2026-09-10T00:44:00Z">
              <w:tcPr>
                <w:tcW w:w="5151" w:type="dxa"/>
              </w:tcPr>
            </w:tcPrChange>
          </w:tcPr>
          <w:p w14:paraId="399A9E0D" w14:textId="5EC99701" w:rsidR="00D229A3" w:rsidRPr="00CF30EA" w:rsidRDefault="00962E3C" w:rsidP="00D229A3">
            <w:pPr>
              <w:suppressLineNumbers/>
              <w:spacing w:before="60" w:after="60" w:line="240" w:lineRule="auto"/>
              <w:jc w:val="left"/>
              <w:rPr>
                <w:lang w:val="en-GB"/>
              </w:rPr>
            </w:pPr>
            <w:ins w:id="108" w:author="Raphael Malyankar" w:date="2026-08-02T16:19:00Z" w16du:dateUtc="2026-08-02T23:19:00Z">
              <w:r>
                <w:rPr>
                  <w:lang w:val="en-GB"/>
                </w:rPr>
                <w:t>Aligned to S-104</w:t>
              </w:r>
            </w:ins>
            <w:ins w:id="109" w:author="Raphael Malyankar" w:date="2026-08-02T16:20:00Z" w16du:dateUtc="2026-08-02T23:20:00Z">
              <w:r>
                <w:rPr>
                  <w:lang w:val="en-GB"/>
                </w:rPr>
                <w:t xml:space="preserve"> Edition</w:t>
              </w:r>
            </w:ins>
            <w:ins w:id="110" w:author="Raphael Malyankar" w:date="2026-08-02T16:19:00Z" w16du:dateUtc="2026-08-02T23:19:00Z">
              <w:r>
                <w:rPr>
                  <w:lang w:val="en-GB"/>
                </w:rPr>
                <w:t xml:space="preserve"> 2.0.1</w:t>
              </w:r>
            </w:ins>
            <w:ins w:id="111" w:author="Raphael Malyankar" w:date="2026-10-02T17:48:00Z" w16du:dateUtc="2026-10-03T00:48:00Z">
              <w:r w:rsidR="00E02C82">
                <w:rPr>
                  <w:lang w:val="en-GB"/>
                </w:rPr>
                <w:t xml:space="preserve">; </w:t>
              </w:r>
              <w:r w:rsidR="00E02C82">
                <w:rPr>
                  <w:lang w:val="en-GB"/>
                </w:rPr>
                <w:t>Applied PT comments; document now a “working draft” as in amended TR 2/2007</w:t>
              </w:r>
            </w:ins>
          </w:p>
        </w:tc>
      </w:tr>
      <w:tr w:rsidR="00D229A3" w:rsidRPr="00CF30EA" w14:paraId="4F708FD5" w14:textId="77777777" w:rsidTr="00D0397D">
        <w:trPr>
          <w:cantSplit/>
          <w:trPrChange w:id="112" w:author="Raphael Malyankar" w:date="2026-09-09T17:44:00Z" w16du:dateUtc="2026-09-10T00:44:00Z">
            <w:trPr>
              <w:cantSplit/>
            </w:trPr>
          </w:trPrChange>
        </w:trPr>
        <w:tc>
          <w:tcPr>
            <w:tcW w:w="1075" w:type="dxa"/>
            <w:tcPrChange w:id="113" w:author="Raphael Malyankar" w:date="2026-09-09T17:44:00Z" w16du:dateUtc="2026-09-10T00:44:00Z">
              <w:tcPr>
                <w:tcW w:w="985" w:type="dxa"/>
              </w:tcPr>
            </w:tcPrChange>
          </w:tcPr>
          <w:p w14:paraId="64D96FDA" w14:textId="701D274E" w:rsidR="00D229A3" w:rsidRPr="00CF30EA" w:rsidRDefault="00D229A3" w:rsidP="00D229A3">
            <w:pPr>
              <w:suppressLineNumbers/>
              <w:spacing w:before="60" w:after="60" w:line="240" w:lineRule="auto"/>
              <w:jc w:val="left"/>
              <w:rPr>
                <w:lang w:val="en-GB"/>
              </w:rPr>
            </w:pPr>
          </w:p>
        </w:tc>
        <w:tc>
          <w:tcPr>
            <w:tcW w:w="1260" w:type="dxa"/>
            <w:tcPrChange w:id="114" w:author="Raphael Malyankar" w:date="2026-09-09T17:44:00Z" w16du:dateUtc="2026-09-10T00:44:00Z">
              <w:tcPr>
                <w:tcW w:w="1350" w:type="dxa"/>
                <w:gridSpan w:val="2"/>
              </w:tcPr>
            </w:tcPrChange>
          </w:tcPr>
          <w:p w14:paraId="04A4F9E8" w14:textId="6920D177" w:rsidR="00D229A3" w:rsidRPr="00CF30EA" w:rsidRDefault="00D229A3" w:rsidP="00D229A3">
            <w:pPr>
              <w:suppressLineNumbers/>
              <w:spacing w:before="60" w:after="60" w:line="240" w:lineRule="auto"/>
              <w:jc w:val="left"/>
              <w:rPr>
                <w:lang w:val="en-GB"/>
              </w:rPr>
            </w:pPr>
          </w:p>
        </w:tc>
        <w:tc>
          <w:tcPr>
            <w:tcW w:w="1530" w:type="dxa"/>
            <w:tcPrChange w:id="115" w:author="Raphael Malyankar" w:date="2026-09-09T17:44:00Z" w16du:dateUtc="2026-09-10T00:44:00Z">
              <w:tcPr>
                <w:tcW w:w="1530" w:type="dxa"/>
              </w:tcPr>
            </w:tcPrChange>
          </w:tcPr>
          <w:p w14:paraId="3ECAC785" w14:textId="564994CB" w:rsidR="00D229A3" w:rsidRPr="00CF30EA" w:rsidRDefault="00D229A3" w:rsidP="00D229A3">
            <w:pPr>
              <w:suppressLineNumbers/>
              <w:spacing w:before="60" w:after="60" w:line="240" w:lineRule="auto"/>
              <w:jc w:val="left"/>
              <w:rPr>
                <w:lang w:val="en-GB"/>
              </w:rPr>
            </w:pPr>
          </w:p>
        </w:tc>
        <w:tc>
          <w:tcPr>
            <w:tcW w:w="5151" w:type="dxa"/>
            <w:tcPrChange w:id="116" w:author="Raphael Malyankar" w:date="2026-09-09T17:44:00Z" w16du:dateUtc="2026-09-10T00:44:00Z">
              <w:tcPr>
                <w:tcW w:w="5151" w:type="dxa"/>
              </w:tcPr>
            </w:tcPrChange>
          </w:tcPr>
          <w:p w14:paraId="0455176E" w14:textId="258CE2B6" w:rsidR="00D229A3" w:rsidRPr="00CF30EA" w:rsidRDefault="00D229A3" w:rsidP="00D229A3">
            <w:pPr>
              <w:suppressLineNumbers/>
              <w:spacing w:before="60" w:after="60" w:line="240" w:lineRule="auto"/>
              <w:jc w:val="left"/>
              <w:rPr>
                <w:lang w:val="en-GB"/>
              </w:rPr>
            </w:pPr>
          </w:p>
        </w:tc>
      </w:tr>
      <w:tr w:rsidR="00D229A3" w:rsidRPr="00CF30EA" w14:paraId="73192FF4" w14:textId="77777777" w:rsidTr="00D0397D">
        <w:trPr>
          <w:cantSplit/>
          <w:trPrChange w:id="117" w:author="Raphael Malyankar" w:date="2026-09-09T17:44:00Z" w16du:dateUtc="2026-09-10T00:44:00Z">
            <w:trPr>
              <w:cantSplit/>
            </w:trPr>
          </w:trPrChange>
        </w:trPr>
        <w:tc>
          <w:tcPr>
            <w:tcW w:w="1075" w:type="dxa"/>
            <w:tcPrChange w:id="118" w:author="Raphael Malyankar" w:date="2026-09-09T17:44:00Z" w16du:dateUtc="2026-09-10T00:44:00Z">
              <w:tcPr>
                <w:tcW w:w="985" w:type="dxa"/>
              </w:tcPr>
            </w:tcPrChange>
          </w:tcPr>
          <w:p w14:paraId="2C4AB30D" w14:textId="37CAE5BA" w:rsidR="00D229A3" w:rsidRPr="00CF30EA" w:rsidRDefault="00D229A3" w:rsidP="00D229A3">
            <w:pPr>
              <w:suppressLineNumbers/>
              <w:spacing w:before="60" w:after="60" w:line="240" w:lineRule="auto"/>
              <w:jc w:val="left"/>
              <w:rPr>
                <w:lang w:val="en-GB"/>
              </w:rPr>
            </w:pPr>
          </w:p>
        </w:tc>
        <w:tc>
          <w:tcPr>
            <w:tcW w:w="1260" w:type="dxa"/>
            <w:tcPrChange w:id="119" w:author="Raphael Malyankar" w:date="2026-09-09T17:44:00Z" w16du:dateUtc="2026-09-10T00:44:00Z">
              <w:tcPr>
                <w:tcW w:w="1350" w:type="dxa"/>
                <w:gridSpan w:val="2"/>
              </w:tcPr>
            </w:tcPrChange>
          </w:tcPr>
          <w:p w14:paraId="48C3B6F0" w14:textId="66F7497B" w:rsidR="00D229A3" w:rsidRPr="00CF30EA" w:rsidRDefault="00D229A3" w:rsidP="00D229A3">
            <w:pPr>
              <w:suppressLineNumbers/>
              <w:spacing w:before="60" w:after="60" w:line="240" w:lineRule="auto"/>
              <w:jc w:val="left"/>
              <w:rPr>
                <w:lang w:val="en-GB"/>
              </w:rPr>
            </w:pPr>
          </w:p>
        </w:tc>
        <w:tc>
          <w:tcPr>
            <w:tcW w:w="1530" w:type="dxa"/>
            <w:tcPrChange w:id="120" w:author="Raphael Malyankar" w:date="2026-09-09T17:44:00Z" w16du:dateUtc="2026-09-10T00:44:00Z">
              <w:tcPr>
                <w:tcW w:w="1530" w:type="dxa"/>
              </w:tcPr>
            </w:tcPrChange>
          </w:tcPr>
          <w:p w14:paraId="174DFE64" w14:textId="2BA7FF3B" w:rsidR="00D229A3" w:rsidRPr="00CF30EA" w:rsidRDefault="00D229A3" w:rsidP="00D229A3">
            <w:pPr>
              <w:suppressLineNumbers/>
              <w:spacing w:before="60" w:after="60" w:line="240" w:lineRule="auto"/>
              <w:jc w:val="left"/>
              <w:rPr>
                <w:lang w:val="en-GB"/>
              </w:rPr>
            </w:pPr>
          </w:p>
        </w:tc>
        <w:tc>
          <w:tcPr>
            <w:tcW w:w="5151" w:type="dxa"/>
            <w:tcPrChange w:id="121" w:author="Raphael Malyankar" w:date="2026-09-09T17:44:00Z" w16du:dateUtc="2026-09-10T00:44:00Z">
              <w:tcPr>
                <w:tcW w:w="5151" w:type="dxa"/>
              </w:tcPr>
            </w:tcPrChange>
          </w:tcPr>
          <w:p w14:paraId="2624F6B4" w14:textId="4DEA2C08" w:rsidR="00D229A3" w:rsidRPr="00CF30EA" w:rsidRDefault="00D229A3" w:rsidP="00D229A3">
            <w:pPr>
              <w:suppressLineNumbers/>
              <w:spacing w:before="60" w:after="60" w:line="240" w:lineRule="auto"/>
              <w:jc w:val="left"/>
              <w:rPr>
                <w:lang w:val="en-GB"/>
              </w:rPr>
            </w:pPr>
          </w:p>
        </w:tc>
      </w:tr>
      <w:tr w:rsidR="00D229A3" w:rsidRPr="00CF30EA" w14:paraId="532FDBC0" w14:textId="77777777" w:rsidTr="00D0397D">
        <w:trPr>
          <w:cantSplit/>
          <w:trPrChange w:id="122" w:author="Raphael Malyankar" w:date="2026-09-09T17:44:00Z" w16du:dateUtc="2026-09-10T00:44:00Z">
            <w:trPr>
              <w:cantSplit/>
            </w:trPr>
          </w:trPrChange>
        </w:trPr>
        <w:tc>
          <w:tcPr>
            <w:tcW w:w="1075" w:type="dxa"/>
            <w:tcPrChange w:id="123" w:author="Raphael Malyankar" w:date="2026-09-09T17:44:00Z" w16du:dateUtc="2026-09-10T00:44:00Z">
              <w:tcPr>
                <w:tcW w:w="985" w:type="dxa"/>
              </w:tcPr>
            </w:tcPrChange>
          </w:tcPr>
          <w:p w14:paraId="2851984E" w14:textId="2646BF5C" w:rsidR="00D229A3" w:rsidRPr="00CF30EA" w:rsidRDefault="00D229A3" w:rsidP="00D229A3">
            <w:pPr>
              <w:suppressLineNumbers/>
              <w:spacing w:before="60" w:after="60" w:line="240" w:lineRule="auto"/>
              <w:jc w:val="left"/>
              <w:rPr>
                <w:lang w:val="en-GB"/>
              </w:rPr>
            </w:pPr>
          </w:p>
        </w:tc>
        <w:tc>
          <w:tcPr>
            <w:tcW w:w="1260" w:type="dxa"/>
            <w:tcPrChange w:id="124" w:author="Raphael Malyankar" w:date="2026-09-09T17:44:00Z" w16du:dateUtc="2026-09-10T00:44:00Z">
              <w:tcPr>
                <w:tcW w:w="1350" w:type="dxa"/>
                <w:gridSpan w:val="2"/>
              </w:tcPr>
            </w:tcPrChange>
          </w:tcPr>
          <w:p w14:paraId="5D4CBB21" w14:textId="346F20B6" w:rsidR="00D229A3" w:rsidRPr="00CF30EA" w:rsidRDefault="00D229A3" w:rsidP="00D229A3">
            <w:pPr>
              <w:suppressLineNumbers/>
              <w:spacing w:before="60" w:after="60" w:line="240" w:lineRule="auto"/>
              <w:jc w:val="left"/>
              <w:rPr>
                <w:lang w:val="en-GB"/>
              </w:rPr>
            </w:pPr>
          </w:p>
        </w:tc>
        <w:tc>
          <w:tcPr>
            <w:tcW w:w="1530" w:type="dxa"/>
            <w:tcPrChange w:id="125" w:author="Raphael Malyankar" w:date="2026-09-09T17:44:00Z" w16du:dateUtc="2026-09-10T00:44:00Z">
              <w:tcPr>
                <w:tcW w:w="1530" w:type="dxa"/>
              </w:tcPr>
            </w:tcPrChange>
          </w:tcPr>
          <w:p w14:paraId="63B3D62D" w14:textId="759D73C4" w:rsidR="00D229A3" w:rsidRPr="00CF30EA" w:rsidRDefault="00D229A3" w:rsidP="00D229A3">
            <w:pPr>
              <w:suppressLineNumbers/>
              <w:spacing w:before="60" w:after="60" w:line="240" w:lineRule="auto"/>
              <w:jc w:val="left"/>
              <w:rPr>
                <w:lang w:val="en-GB"/>
              </w:rPr>
            </w:pPr>
          </w:p>
        </w:tc>
        <w:tc>
          <w:tcPr>
            <w:tcW w:w="5151" w:type="dxa"/>
            <w:tcPrChange w:id="126" w:author="Raphael Malyankar" w:date="2026-09-09T17:44:00Z" w16du:dateUtc="2026-09-10T00:44:00Z">
              <w:tcPr>
                <w:tcW w:w="5151" w:type="dxa"/>
              </w:tcPr>
            </w:tcPrChange>
          </w:tcPr>
          <w:p w14:paraId="1171BB6C" w14:textId="7DDBD593" w:rsidR="00D229A3" w:rsidRPr="00CF30EA" w:rsidRDefault="00D229A3" w:rsidP="00D229A3">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71FE8C08" w:rsidR="006F16C8" w:rsidRPr="00CF30EA" w:rsidRDefault="006F16C8" w:rsidP="006F16C8">
      <w:pPr>
        <w:pStyle w:val="zzCover"/>
        <w:spacing w:before="360" w:after="120"/>
        <w:jc w:val="center"/>
        <w:rPr>
          <w:bCs/>
          <w:color w:val="auto"/>
          <w:lang w:val="en-GB"/>
        </w:rPr>
      </w:pPr>
      <w:bookmarkStart w:id="127"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ins w:id="128" w:author="Raphael Malyankar" w:date="2026-09-09T17:52:00Z" w16du:dateUtc="2026-09-10T00:52:00Z">
        <w:r w:rsidR="00EC526F">
          <w:rPr>
            <w:bCs/>
            <w:color w:val="auto"/>
            <w:lang w:val="en-GB"/>
          </w:rPr>
          <w:t>1.1.0</w:t>
        </w:r>
      </w:ins>
      <w:del w:id="129" w:author="Raphael Malyankar" w:date="2026-09-09T17:52:00Z" w16du:dateUtc="2026-09-10T00:52:00Z">
        <w:r w:rsidR="00CE3512" w:rsidDel="00EC526F">
          <w:rPr>
            <w:bCs/>
            <w:color w:val="auto"/>
            <w:lang w:val="en-GB"/>
          </w:rPr>
          <w:delText>x</w:delText>
        </w:r>
        <w:r w:rsidR="003B33F1" w:rsidDel="00EC526F">
          <w:rPr>
            <w:bCs/>
            <w:color w:val="auto"/>
            <w:lang w:val="en-GB"/>
          </w:rPr>
          <w:delText>.x</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22216B56" w:rsidR="006F16C8" w:rsidRPr="00B63849" w:rsidRDefault="00EC526F" w:rsidP="00861BBF">
            <w:pPr>
              <w:suppressAutoHyphens/>
              <w:spacing w:before="60" w:after="60"/>
              <w:rPr>
                <w:rFonts w:cs="Arial"/>
                <w:lang w:val="en-GB"/>
              </w:rPr>
            </w:pPr>
            <w:ins w:id="130" w:author="Raphael Malyankar" w:date="2026-09-09T17:48:00Z" w16du:dateUtc="2026-09-10T00:48:00Z">
              <w:r>
                <w:rPr>
                  <w:rFonts w:cs="Arial"/>
                  <w:lang w:val="en-GB"/>
                </w:rPr>
                <w:t xml:space="preserve">Added </w:t>
              </w:r>
            </w:ins>
            <w:ins w:id="131" w:author="Raphael Malyankar" w:date="2026-09-09T17:49:00Z" w16du:dateUtc="2026-09-10T00:49:00Z">
              <w:r>
                <w:rPr>
                  <w:rFonts w:cs="Arial"/>
                  <w:lang w:val="en-GB"/>
                </w:rPr>
                <w:t>Implementation Guidance</w:t>
              </w:r>
            </w:ins>
            <w:ins w:id="132" w:author="Raphael Malyankar" w:date="2026-09-09T17:51:00Z" w16du:dateUtc="2026-09-10T00:51:00Z">
              <w:r>
                <w:rPr>
                  <w:rFonts w:cs="Arial"/>
                  <w:lang w:val="en-GB"/>
                </w:rPr>
                <w:t xml:space="preserve"> and</w:t>
              </w:r>
            </w:ins>
            <w:ins w:id="133" w:author="Raphael Malyankar" w:date="2026-09-09T17:50:00Z" w16du:dateUtc="2026-09-10T00:50:00Z">
              <w:r>
                <w:rPr>
                  <w:rFonts w:cs="Arial"/>
                  <w:lang w:val="en-GB"/>
                </w:rPr>
                <w:t xml:space="preserve"> removed Prerequisites and Context </w:t>
              </w:r>
            </w:ins>
            <w:ins w:id="134" w:author="Raphael Malyankar" w:date="2026-09-09T17:51:00Z" w16du:dateUtc="2026-09-10T00:51:00Z">
              <w:r>
                <w:rPr>
                  <w:rFonts w:cs="Arial"/>
                  <w:lang w:val="en-GB"/>
                </w:rPr>
                <w:t>in check structure</w:t>
              </w:r>
            </w:ins>
            <w:del w:id="135" w:author="Raphael Malyankar" w:date="2026-09-09T17:48:00Z" w16du:dateUtc="2026-09-10T00:48:00Z">
              <w:r w:rsidR="003B33F1" w:rsidDel="00D0397D">
                <w:rPr>
                  <w:rFonts w:cs="Arial"/>
                  <w:lang w:val="en-GB"/>
                </w:rPr>
                <w:delText>(To be populated for edition</w:delText>
              </w:r>
              <w:r w:rsidR="00CE3512" w:rsidDel="00D0397D">
                <w:rPr>
                  <w:rFonts w:cs="Arial"/>
                  <w:lang w:val="en-GB"/>
                </w:rPr>
                <w:delText>s</w:delText>
              </w:r>
              <w:r w:rsidR="003B33F1" w:rsidDel="00D0397D">
                <w:rPr>
                  <w:rFonts w:cs="Arial"/>
                  <w:lang w:val="en-GB"/>
                </w:rPr>
                <w:delText xml:space="preserve"> following Edition 1.0.0)</w:delText>
              </w:r>
            </w:del>
          </w:p>
        </w:tc>
        <w:tc>
          <w:tcPr>
            <w:tcW w:w="1139" w:type="pct"/>
          </w:tcPr>
          <w:p w14:paraId="26F3AF37" w14:textId="34C4275B" w:rsidR="006F16C8" w:rsidRPr="00571FE7" w:rsidRDefault="00EC526F" w:rsidP="00710F8D">
            <w:pPr>
              <w:suppressAutoHyphens/>
              <w:spacing w:before="60" w:after="60"/>
              <w:rPr>
                <w:rFonts w:cs="Arial"/>
                <w:bCs/>
                <w:lang w:val="en-GB"/>
              </w:rPr>
            </w:pPr>
            <w:ins w:id="136" w:author="Raphael Malyankar" w:date="2026-09-09T17:50:00Z" w16du:dateUtc="2026-09-10T00:50:00Z">
              <w:r>
                <w:rPr>
                  <w:rFonts w:cs="Arial"/>
                  <w:bCs/>
                  <w:lang w:val="en-GB"/>
                </w:rPr>
                <w:t xml:space="preserve">2, </w:t>
              </w:r>
            </w:ins>
            <w:ins w:id="137" w:author="Raphael Malyankar" w:date="2026-09-09T17:51:00Z" w16du:dateUtc="2026-09-10T00:51:00Z">
              <w:r>
                <w:rPr>
                  <w:rFonts w:cs="Arial"/>
                  <w:bCs/>
                  <w:lang w:val="en-GB"/>
                </w:rPr>
                <w:t>list of</w:t>
              </w:r>
            </w:ins>
            <w:ins w:id="138" w:author="Raphael Malyankar" w:date="2026-09-09T17:52:00Z" w16du:dateUtc="2026-09-10T00:52:00Z">
              <w:r>
                <w:rPr>
                  <w:rFonts w:cs="Arial"/>
                  <w:bCs/>
                  <w:lang w:val="en-GB"/>
                </w:rPr>
                <w:t xml:space="preserve"> </w:t>
              </w:r>
            </w:ins>
            <w:ins w:id="139" w:author="Raphael Malyankar" w:date="2026-09-09T17:50:00Z" w16du:dateUtc="2026-09-10T00:50:00Z">
              <w:r>
                <w:rPr>
                  <w:rFonts w:cs="Arial"/>
                  <w:bCs/>
                  <w:lang w:val="en-GB"/>
                </w:rPr>
                <w:t>checks</w:t>
              </w:r>
            </w:ins>
          </w:p>
        </w:tc>
      </w:tr>
      <w:tr w:rsidR="00934F23" w:rsidRPr="00B63849" w14:paraId="5291394D" w14:textId="77777777" w:rsidTr="00CE3512">
        <w:trPr>
          <w:cantSplit/>
        </w:trPr>
        <w:tc>
          <w:tcPr>
            <w:tcW w:w="3861" w:type="pct"/>
          </w:tcPr>
          <w:p w14:paraId="2983CD8C" w14:textId="5745E29B" w:rsidR="00934F23" w:rsidRDefault="00EC526F" w:rsidP="00861BBF">
            <w:pPr>
              <w:suppressAutoHyphens/>
              <w:spacing w:before="60" w:after="60"/>
              <w:rPr>
                <w:rFonts w:cs="Arial"/>
                <w:lang w:val="en-GB"/>
              </w:rPr>
            </w:pPr>
            <w:ins w:id="140" w:author="Raphael Malyankar" w:date="2026-09-09T17:52:00Z" w16du:dateUtc="2026-09-10T00:52:00Z">
              <w:r>
                <w:rPr>
                  <w:rFonts w:cs="Arial"/>
                  <w:lang w:val="en-GB"/>
                </w:rPr>
                <w:t>Removed gateway checks</w:t>
              </w:r>
            </w:ins>
          </w:p>
        </w:tc>
        <w:tc>
          <w:tcPr>
            <w:tcW w:w="1139" w:type="pct"/>
          </w:tcPr>
          <w:p w14:paraId="4071387F" w14:textId="4CB21B9C" w:rsidR="00934F23" w:rsidRPr="00571FE7" w:rsidRDefault="00EC526F" w:rsidP="00710F8D">
            <w:pPr>
              <w:suppressAutoHyphens/>
              <w:spacing w:before="60" w:after="60"/>
              <w:rPr>
                <w:rFonts w:cs="Arial"/>
                <w:bCs/>
                <w:lang w:val="en-GB"/>
              </w:rPr>
            </w:pPr>
            <w:ins w:id="141" w:author="Raphael Malyankar" w:date="2026-09-09T17:52:00Z" w16du:dateUtc="2026-09-10T00:52:00Z">
              <w:r>
                <w:rPr>
                  <w:rFonts w:cs="Arial"/>
                  <w:bCs/>
                  <w:lang w:val="en-GB"/>
                </w:rPr>
                <w:t>List of checks</w:t>
              </w:r>
            </w:ins>
          </w:p>
        </w:tc>
      </w:tr>
      <w:tr w:rsidR="006F16C8" w:rsidRPr="00B63849" w14:paraId="5A05A525" w14:textId="77777777" w:rsidTr="00CE3512">
        <w:trPr>
          <w:cantSplit/>
        </w:trPr>
        <w:tc>
          <w:tcPr>
            <w:tcW w:w="3861" w:type="pct"/>
          </w:tcPr>
          <w:p w14:paraId="1C31F09A" w14:textId="1787C8E2" w:rsidR="006F16C8" w:rsidRPr="00B63849" w:rsidRDefault="00EC526F" w:rsidP="00861BBF">
            <w:pPr>
              <w:suppressAutoHyphens/>
              <w:spacing w:before="60" w:after="60"/>
              <w:rPr>
                <w:rFonts w:cs="Arial"/>
                <w:lang w:val="en-GB"/>
              </w:rPr>
            </w:pPr>
            <w:ins w:id="142" w:author="Raphael Malyankar" w:date="2026-09-09T17:54:00Z" w16du:dateUtc="2026-09-10T00:54:00Z">
              <w:r>
                <w:rPr>
                  <w:rFonts w:cs="Arial"/>
                  <w:lang w:val="en-GB"/>
                </w:rPr>
                <w:t>Added miscellaneous checks</w:t>
              </w:r>
            </w:ins>
          </w:p>
        </w:tc>
        <w:tc>
          <w:tcPr>
            <w:tcW w:w="1139" w:type="pct"/>
          </w:tcPr>
          <w:p w14:paraId="42E8049C" w14:textId="613FFE72" w:rsidR="006F16C8" w:rsidRPr="00571FE7" w:rsidRDefault="00541E52" w:rsidP="00861BBF">
            <w:pPr>
              <w:suppressAutoHyphens/>
              <w:spacing w:before="60" w:after="60"/>
              <w:rPr>
                <w:rFonts w:cs="Arial"/>
                <w:bCs/>
                <w:lang w:val="en-GB"/>
              </w:rPr>
            </w:pPr>
            <w:ins w:id="143" w:author="Raphael Malyankar" w:date="2026-09-09T17:55:00Z" w16du:dateUtc="2026-09-10T00:55:00Z">
              <w:r>
                <w:rPr>
                  <w:rFonts w:cs="Arial"/>
                  <w:bCs/>
                  <w:lang w:val="en-GB"/>
                </w:rPr>
                <w:t xml:space="preserve">4, </w:t>
              </w:r>
            </w:ins>
            <w:ins w:id="144" w:author="Raphael Malyankar" w:date="2026-09-09T17:56:00Z" w16du:dateUtc="2026-09-10T00:56:00Z">
              <w:r>
                <w:rPr>
                  <w:rFonts w:cs="Arial"/>
                  <w:bCs/>
                  <w:lang w:val="en-GB"/>
                </w:rPr>
                <w:t xml:space="preserve">6, </w:t>
              </w:r>
            </w:ins>
            <w:ins w:id="145" w:author="Raphael Malyankar" w:date="2026-09-09T17:54:00Z" w16du:dateUtc="2026-09-10T00:54:00Z">
              <w:r w:rsidR="00EC526F">
                <w:rPr>
                  <w:rFonts w:cs="Arial"/>
                  <w:bCs/>
                  <w:lang w:val="en-GB"/>
                </w:rPr>
                <w:t>List of checks</w:t>
              </w:r>
            </w:ins>
          </w:p>
        </w:tc>
      </w:tr>
      <w:tr w:rsidR="00750BD8" w:rsidRPr="00B63849" w14:paraId="275665D3" w14:textId="77777777" w:rsidTr="00CE3512">
        <w:trPr>
          <w:cantSplit/>
          <w:ins w:id="146" w:author="Raphael Malyankar" w:date="2026-09-09T18:00:00Z"/>
        </w:trPr>
        <w:tc>
          <w:tcPr>
            <w:tcW w:w="3861" w:type="pct"/>
          </w:tcPr>
          <w:p w14:paraId="0163ACED" w14:textId="00C2CDFC" w:rsidR="00750BD8" w:rsidRDefault="00750BD8" w:rsidP="00861BBF">
            <w:pPr>
              <w:suppressAutoHyphens/>
              <w:spacing w:before="60" w:after="60"/>
              <w:rPr>
                <w:ins w:id="147" w:author="Raphael Malyankar" w:date="2026-09-09T18:00:00Z" w16du:dateUtc="2026-09-10T01:00:00Z"/>
                <w:rFonts w:cs="Arial"/>
                <w:lang w:val="en-GB"/>
              </w:rPr>
            </w:pPr>
            <w:ins w:id="148" w:author="Raphael Malyankar" w:date="2026-09-09T18:00:00Z" w16du:dateUtc="2026-09-10T01:00:00Z">
              <w:r>
                <w:rPr>
                  <w:rFonts w:cs="Arial"/>
                  <w:lang w:val="en-GB"/>
                </w:rPr>
                <w:t xml:space="preserve">Removed references to </w:t>
              </w:r>
            </w:ins>
            <w:ins w:id="149" w:author="Raphael Malyankar" w:date="2026-09-09T18:01:00Z" w16du:dateUtc="2026-09-10T01:01:00Z">
              <w:r>
                <w:rPr>
                  <w:rFonts w:cs="Arial"/>
                  <w:lang w:val="en-GB"/>
                </w:rPr>
                <w:t>inter-dataset and inter-version checks</w:t>
              </w:r>
            </w:ins>
          </w:p>
        </w:tc>
        <w:tc>
          <w:tcPr>
            <w:tcW w:w="1139" w:type="pct"/>
          </w:tcPr>
          <w:p w14:paraId="67EDC2C8" w14:textId="7EEB7384" w:rsidR="00750BD8" w:rsidRDefault="00750BD8" w:rsidP="00861BBF">
            <w:pPr>
              <w:suppressAutoHyphens/>
              <w:spacing w:before="60" w:after="60"/>
              <w:rPr>
                <w:ins w:id="150" w:author="Raphael Malyankar" w:date="2026-09-09T18:00:00Z" w16du:dateUtc="2026-09-10T01:00:00Z"/>
                <w:rFonts w:cs="Arial"/>
                <w:bCs/>
                <w:lang w:val="en-GB"/>
              </w:rPr>
            </w:pPr>
            <w:ins w:id="151" w:author="Raphael Malyankar" w:date="2026-09-09T18:01:00Z" w16du:dateUtc="2026-09-10T01:01:00Z">
              <w:r>
                <w:rPr>
                  <w:rFonts w:cs="Arial"/>
                  <w:bCs/>
                  <w:lang w:val="en-GB"/>
                </w:rPr>
                <w:t>6</w:t>
              </w:r>
            </w:ins>
          </w:p>
        </w:tc>
      </w:tr>
      <w:bookmarkEnd w:id="127"/>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E5B41D9" w14:textId="35A2A249" w:rsidR="000A3FD8"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80593528" w:history="1">
        <w:r w:rsidR="000A3FD8" w:rsidRPr="00543405">
          <w:rPr>
            <w:rStyle w:val="Hyperlink"/>
          </w:rPr>
          <w:t>1</w:t>
        </w:r>
        <w:r w:rsidR="000A3FD8">
          <w:rPr>
            <w:rFonts w:asciiTheme="minorHAnsi" w:eastAsiaTheme="minorEastAsia" w:hAnsiTheme="minorHAnsi" w:cstheme="minorBidi"/>
            <w:b w:val="0"/>
            <w:kern w:val="2"/>
            <w:sz w:val="24"/>
            <w:szCs w:val="24"/>
            <w:lang w:val="en-US" w:eastAsia="en-US"/>
            <w14:ligatures w14:val="standardContextual"/>
          </w:rPr>
          <w:tab/>
        </w:r>
        <w:r w:rsidR="000A3FD8" w:rsidRPr="00543405">
          <w:rPr>
            <w:rStyle w:val="Hyperlink"/>
          </w:rPr>
          <w:t>Introduction</w:t>
        </w:r>
        <w:r w:rsidR="000A3FD8">
          <w:rPr>
            <w:webHidden/>
          </w:rPr>
          <w:tab/>
        </w:r>
        <w:r w:rsidR="000A3FD8">
          <w:rPr>
            <w:webHidden/>
          </w:rPr>
          <w:fldChar w:fldCharType="begin"/>
        </w:r>
        <w:r w:rsidR="000A3FD8">
          <w:rPr>
            <w:webHidden/>
          </w:rPr>
          <w:instrText xml:space="preserve"> PAGEREF _Toc180593528 \h </w:instrText>
        </w:r>
        <w:r w:rsidR="000A3FD8">
          <w:rPr>
            <w:webHidden/>
          </w:rPr>
        </w:r>
        <w:r w:rsidR="000A3FD8">
          <w:rPr>
            <w:webHidden/>
          </w:rPr>
          <w:fldChar w:fldCharType="separate"/>
        </w:r>
        <w:r w:rsidR="008D2717">
          <w:rPr>
            <w:webHidden/>
          </w:rPr>
          <w:t>1</w:t>
        </w:r>
        <w:r w:rsidR="000A3FD8">
          <w:rPr>
            <w:webHidden/>
          </w:rPr>
          <w:fldChar w:fldCharType="end"/>
        </w:r>
      </w:hyperlink>
    </w:p>
    <w:p w14:paraId="2DF9DC47" w14:textId="06933445"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29" w:history="1">
        <w:r w:rsidRPr="00543405">
          <w:rPr>
            <w:rStyle w:val="Hyperlink"/>
          </w:rPr>
          <w:t>1.1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Scope</w:t>
        </w:r>
        <w:r>
          <w:rPr>
            <w:webHidden/>
          </w:rPr>
          <w:tab/>
        </w:r>
        <w:r>
          <w:rPr>
            <w:webHidden/>
          </w:rPr>
          <w:fldChar w:fldCharType="begin"/>
        </w:r>
        <w:r>
          <w:rPr>
            <w:webHidden/>
          </w:rPr>
          <w:instrText xml:space="preserve"> PAGEREF _Toc180593529 \h </w:instrText>
        </w:r>
        <w:r>
          <w:rPr>
            <w:webHidden/>
          </w:rPr>
        </w:r>
        <w:r>
          <w:rPr>
            <w:webHidden/>
          </w:rPr>
          <w:fldChar w:fldCharType="separate"/>
        </w:r>
        <w:r w:rsidR="008D2717">
          <w:rPr>
            <w:webHidden/>
          </w:rPr>
          <w:t>1</w:t>
        </w:r>
        <w:r>
          <w:rPr>
            <w:webHidden/>
          </w:rPr>
          <w:fldChar w:fldCharType="end"/>
        </w:r>
      </w:hyperlink>
    </w:p>
    <w:p w14:paraId="65845D57" w14:textId="0297C94A"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0" w:history="1">
        <w:r w:rsidRPr="00543405">
          <w:rPr>
            <w:rStyle w:val="Hyperlink"/>
          </w:rPr>
          <w:t>1.2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Conformance</w:t>
        </w:r>
        <w:r>
          <w:rPr>
            <w:webHidden/>
          </w:rPr>
          <w:tab/>
        </w:r>
        <w:r>
          <w:rPr>
            <w:webHidden/>
          </w:rPr>
          <w:fldChar w:fldCharType="begin"/>
        </w:r>
        <w:r>
          <w:rPr>
            <w:webHidden/>
          </w:rPr>
          <w:instrText xml:space="preserve"> PAGEREF _Toc180593530 \h </w:instrText>
        </w:r>
        <w:r>
          <w:rPr>
            <w:webHidden/>
          </w:rPr>
        </w:r>
        <w:r>
          <w:rPr>
            <w:webHidden/>
          </w:rPr>
          <w:fldChar w:fldCharType="separate"/>
        </w:r>
        <w:r w:rsidR="008D2717">
          <w:rPr>
            <w:webHidden/>
          </w:rPr>
          <w:t>1</w:t>
        </w:r>
        <w:r>
          <w:rPr>
            <w:webHidden/>
          </w:rPr>
          <w:fldChar w:fldCharType="end"/>
        </w:r>
      </w:hyperlink>
    </w:p>
    <w:p w14:paraId="21FDD2BC" w14:textId="0C0D39ED"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1" w:history="1">
        <w:r w:rsidRPr="00543405">
          <w:rPr>
            <w:rStyle w:val="Hyperlink"/>
          </w:rPr>
          <w:t>1.3</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References</w:t>
        </w:r>
        <w:r>
          <w:rPr>
            <w:webHidden/>
          </w:rPr>
          <w:tab/>
        </w:r>
        <w:r>
          <w:rPr>
            <w:webHidden/>
          </w:rPr>
          <w:fldChar w:fldCharType="begin"/>
        </w:r>
        <w:r>
          <w:rPr>
            <w:webHidden/>
          </w:rPr>
          <w:instrText xml:space="preserve"> PAGEREF _Toc180593531 \h </w:instrText>
        </w:r>
        <w:r>
          <w:rPr>
            <w:webHidden/>
          </w:rPr>
        </w:r>
        <w:r>
          <w:rPr>
            <w:webHidden/>
          </w:rPr>
          <w:fldChar w:fldCharType="separate"/>
        </w:r>
        <w:r w:rsidR="008D2717">
          <w:rPr>
            <w:webHidden/>
          </w:rPr>
          <w:t>1</w:t>
        </w:r>
        <w:r>
          <w:rPr>
            <w:webHidden/>
          </w:rPr>
          <w:fldChar w:fldCharType="end"/>
        </w:r>
      </w:hyperlink>
    </w:p>
    <w:p w14:paraId="218A4101" w14:textId="634D8053"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2" w:history="1">
        <w:r w:rsidRPr="00543405">
          <w:rPr>
            <w:rStyle w:val="Hyperlink"/>
          </w:rPr>
          <w:t>1.3.1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Normative references</w:t>
        </w:r>
        <w:r>
          <w:rPr>
            <w:webHidden/>
          </w:rPr>
          <w:tab/>
        </w:r>
        <w:r>
          <w:rPr>
            <w:webHidden/>
          </w:rPr>
          <w:fldChar w:fldCharType="begin"/>
        </w:r>
        <w:r>
          <w:rPr>
            <w:webHidden/>
          </w:rPr>
          <w:instrText xml:space="preserve"> PAGEREF _Toc180593532 \h </w:instrText>
        </w:r>
        <w:r>
          <w:rPr>
            <w:webHidden/>
          </w:rPr>
        </w:r>
        <w:r>
          <w:rPr>
            <w:webHidden/>
          </w:rPr>
          <w:fldChar w:fldCharType="separate"/>
        </w:r>
        <w:r w:rsidR="008D2717">
          <w:rPr>
            <w:webHidden/>
          </w:rPr>
          <w:t>1</w:t>
        </w:r>
        <w:r>
          <w:rPr>
            <w:webHidden/>
          </w:rPr>
          <w:fldChar w:fldCharType="end"/>
        </w:r>
      </w:hyperlink>
    </w:p>
    <w:p w14:paraId="4FEC7A83" w14:textId="658050B3"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3" w:history="1">
        <w:r w:rsidRPr="00543405">
          <w:rPr>
            <w:rStyle w:val="Hyperlink"/>
          </w:rPr>
          <w:t>1.3.2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Informative references</w:t>
        </w:r>
        <w:r>
          <w:rPr>
            <w:webHidden/>
          </w:rPr>
          <w:tab/>
        </w:r>
        <w:r>
          <w:rPr>
            <w:webHidden/>
          </w:rPr>
          <w:fldChar w:fldCharType="begin"/>
        </w:r>
        <w:r>
          <w:rPr>
            <w:webHidden/>
          </w:rPr>
          <w:instrText xml:space="preserve"> PAGEREF _Toc180593533 \h </w:instrText>
        </w:r>
        <w:r>
          <w:rPr>
            <w:webHidden/>
          </w:rPr>
        </w:r>
        <w:r>
          <w:rPr>
            <w:webHidden/>
          </w:rPr>
          <w:fldChar w:fldCharType="separate"/>
        </w:r>
        <w:r w:rsidR="008D2717">
          <w:rPr>
            <w:webHidden/>
          </w:rPr>
          <w:t>1</w:t>
        </w:r>
        <w:r>
          <w:rPr>
            <w:webHidden/>
          </w:rPr>
          <w:fldChar w:fldCharType="end"/>
        </w:r>
      </w:hyperlink>
    </w:p>
    <w:p w14:paraId="3E24C171" w14:textId="7BDF806F"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4" w:history="1">
        <w:r w:rsidRPr="00543405">
          <w:rPr>
            <w:rStyle w:val="Hyperlink"/>
          </w:rPr>
          <w:t>1.4</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Terms, definitions and abbreviations</w:t>
        </w:r>
        <w:r>
          <w:rPr>
            <w:webHidden/>
          </w:rPr>
          <w:tab/>
        </w:r>
        <w:r>
          <w:rPr>
            <w:webHidden/>
          </w:rPr>
          <w:fldChar w:fldCharType="begin"/>
        </w:r>
        <w:r>
          <w:rPr>
            <w:webHidden/>
          </w:rPr>
          <w:instrText xml:space="preserve"> PAGEREF _Toc180593534 \h </w:instrText>
        </w:r>
        <w:r>
          <w:rPr>
            <w:webHidden/>
          </w:rPr>
        </w:r>
        <w:r>
          <w:rPr>
            <w:webHidden/>
          </w:rPr>
          <w:fldChar w:fldCharType="separate"/>
        </w:r>
        <w:r w:rsidR="008D2717">
          <w:rPr>
            <w:webHidden/>
          </w:rPr>
          <w:t>2</w:t>
        </w:r>
        <w:r>
          <w:rPr>
            <w:webHidden/>
          </w:rPr>
          <w:fldChar w:fldCharType="end"/>
        </w:r>
      </w:hyperlink>
    </w:p>
    <w:p w14:paraId="231DDB54" w14:textId="1E067123"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5" w:history="1">
        <w:r w:rsidRPr="00543405">
          <w:rPr>
            <w:rStyle w:val="Hyperlink"/>
          </w:rPr>
          <w:t>1.4.1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Terms and definitions</w:t>
        </w:r>
        <w:r>
          <w:rPr>
            <w:webHidden/>
          </w:rPr>
          <w:tab/>
        </w:r>
        <w:r>
          <w:rPr>
            <w:webHidden/>
          </w:rPr>
          <w:fldChar w:fldCharType="begin"/>
        </w:r>
        <w:r>
          <w:rPr>
            <w:webHidden/>
          </w:rPr>
          <w:instrText xml:space="preserve"> PAGEREF _Toc180593535 \h </w:instrText>
        </w:r>
        <w:r>
          <w:rPr>
            <w:webHidden/>
          </w:rPr>
        </w:r>
        <w:r>
          <w:rPr>
            <w:webHidden/>
          </w:rPr>
          <w:fldChar w:fldCharType="separate"/>
        </w:r>
        <w:r w:rsidR="008D2717">
          <w:rPr>
            <w:webHidden/>
          </w:rPr>
          <w:t>2</w:t>
        </w:r>
        <w:r>
          <w:rPr>
            <w:webHidden/>
          </w:rPr>
          <w:fldChar w:fldCharType="end"/>
        </w:r>
      </w:hyperlink>
    </w:p>
    <w:p w14:paraId="4B73DFBC" w14:textId="4264B9E8"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6" w:history="1">
        <w:r w:rsidRPr="00543405">
          <w:rPr>
            <w:rStyle w:val="Hyperlink"/>
          </w:rPr>
          <w:t>1.4.2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Abbreviations</w:t>
        </w:r>
        <w:r>
          <w:rPr>
            <w:webHidden/>
          </w:rPr>
          <w:tab/>
        </w:r>
        <w:r>
          <w:rPr>
            <w:webHidden/>
          </w:rPr>
          <w:fldChar w:fldCharType="begin"/>
        </w:r>
        <w:r>
          <w:rPr>
            <w:webHidden/>
          </w:rPr>
          <w:instrText xml:space="preserve"> PAGEREF _Toc180593536 \h </w:instrText>
        </w:r>
        <w:r>
          <w:rPr>
            <w:webHidden/>
          </w:rPr>
        </w:r>
        <w:r>
          <w:rPr>
            <w:webHidden/>
          </w:rPr>
          <w:fldChar w:fldCharType="separate"/>
        </w:r>
        <w:r w:rsidR="008D2717">
          <w:rPr>
            <w:webHidden/>
          </w:rPr>
          <w:t>2</w:t>
        </w:r>
        <w:r>
          <w:rPr>
            <w:webHidden/>
          </w:rPr>
          <w:fldChar w:fldCharType="end"/>
        </w:r>
      </w:hyperlink>
    </w:p>
    <w:p w14:paraId="375B0E4F" w14:textId="116ADEB6"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37" w:history="1">
        <w:r w:rsidRPr="00543405">
          <w:rPr>
            <w:rStyle w:val="Hyperlink"/>
          </w:rPr>
          <w:t>1.4.3</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Symbols</w:t>
        </w:r>
        <w:r>
          <w:rPr>
            <w:webHidden/>
          </w:rPr>
          <w:tab/>
        </w:r>
        <w:r>
          <w:rPr>
            <w:webHidden/>
          </w:rPr>
          <w:fldChar w:fldCharType="begin"/>
        </w:r>
        <w:r>
          <w:rPr>
            <w:webHidden/>
          </w:rPr>
          <w:instrText xml:space="preserve"> PAGEREF _Toc180593537 \h </w:instrText>
        </w:r>
        <w:r>
          <w:rPr>
            <w:webHidden/>
          </w:rPr>
        </w:r>
        <w:r>
          <w:rPr>
            <w:webHidden/>
          </w:rPr>
          <w:fldChar w:fldCharType="separate"/>
        </w:r>
        <w:r w:rsidR="008D2717">
          <w:rPr>
            <w:webHidden/>
          </w:rPr>
          <w:t>3</w:t>
        </w:r>
        <w:r>
          <w:rPr>
            <w:webHidden/>
          </w:rPr>
          <w:fldChar w:fldCharType="end"/>
        </w:r>
      </w:hyperlink>
    </w:p>
    <w:p w14:paraId="3B40AC77" w14:textId="2010B1FE"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8" w:history="1">
        <w:r w:rsidRPr="00543405">
          <w:rPr>
            <w:rStyle w:val="Hyperlink"/>
          </w:rPr>
          <w:t>1.5</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Use of language</w:t>
        </w:r>
        <w:r>
          <w:rPr>
            <w:webHidden/>
          </w:rPr>
          <w:tab/>
        </w:r>
        <w:r>
          <w:rPr>
            <w:webHidden/>
          </w:rPr>
          <w:fldChar w:fldCharType="begin"/>
        </w:r>
        <w:r>
          <w:rPr>
            <w:webHidden/>
          </w:rPr>
          <w:instrText xml:space="preserve"> PAGEREF _Toc180593538 \h </w:instrText>
        </w:r>
        <w:r>
          <w:rPr>
            <w:webHidden/>
          </w:rPr>
        </w:r>
        <w:r>
          <w:rPr>
            <w:webHidden/>
          </w:rPr>
          <w:fldChar w:fldCharType="separate"/>
        </w:r>
        <w:r w:rsidR="008D2717">
          <w:rPr>
            <w:webHidden/>
          </w:rPr>
          <w:t>3</w:t>
        </w:r>
        <w:r>
          <w:rPr>
            <w:webHidden/>
          </w:rPr>
          <w:fldChar w:fldCharType="end"/>
        </w:r>
      </w:hyperlink>
    </w:p>
    <w:p w14:paraId="3B251AD0" w14:textId="15629B45"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39" w:history="1">
        <w:r w:rsidRPr="00543405">
          <w:rPr>
            <w:rStyle w:val="Hyperlink"/>
          </w:rPr>
          <w:t>1.6</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General description</w:t>
        </w:r>
        <w:r>
          <w:rPr>
            <w:webHidden/>
          </w:rPr>
          <w:tab/>
        </w:r>
        <w:r>
          <w:rPr>
            <w:webHidden/>
          </w:rPr>
          <w:fldChar w:fldCharType="begin"/>
        </w:r>
        <w:r>
          <w:rPr>
            <w:webHidden/>
          </w:rPr>
          <w:instrText xml:space="preserve"> PAGEREF _Toc180593539 \h </w:instrText>
        </w:r>
        <w:r>
          <w:rPr>
            <w:webHidden/>
          </w:rPr>
        </w:r>
        <w:r>
          <w:rPr>
            <w:webHidden/>
          </w:rPr>
          <w:fldChar w:fldCharType="separate"/>
        </w:r>
        <w:r w:rsidR="008D2717">
          <w:rPr>
            <w:webHidden/>
          </w:rPr>
          <w:t>3</w:t>
        </w:r>
        <w:r>
          <w:rPr>
            <w:webHidden/>
          </w:rPr>
          <w:fldChar w:fldCharType="end"/>
        </w:r>
      </w:hyperlink>
    </w:p>
    <w:p w14:paraId="19825F47" w14:textId="1936026A"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40" w:history="1">
        <w:r w:rsidRPr="00543405">
          <w:rPr>
            <w:rStyle w:val="Hyperlink"/>
          </w:rPr>
          <w:t>1.7</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metadata and maintenance</w:t>
        </w:r>
        <w:r>
          <w:rPr>
            <w:webHidden/>
          </w:rPr>
          <w:tab/>
        </w:r>
        <w:r>
          <w:rPr>
            <w:webHidden/>
          </w:rPr>
          <w:fldChar w:fldCharType="begin"/>
        </w:r>
        <w:r>
          <w:rPr>
            <w:webHidden/>
          </w:rPr>
          <w:instrText xml:space="preserve"> PAGEREF _Toc180593540 \h </w:instrText>
        </w:r>
        <w:r>
          <w:rPr>
            <w:webHidden/>
          </w:rPr>
        </w:r>
        <w:r>
          <w:rPr>
            <w:webHidden/>
          </w:rPr>
          <w:fldChar w:fldCharType="separate"/>
        </w:r>
        <w:r w:rsidR="008D2717">
          <w:rPr>
            <w:webHidden/>
          </w:rPr>
          <w:t>3</w:t>
        </w:r>
        <w:r>
          <w:rPr>
            <w:webHidden/>
          </w:rPr>
          <w:fldChar w:fldCharType="end"/>
        </w:r>
      </w:hyperlink>
    </w:p>
    <w:p w14:paraId="398DE5BC" w14:textId="5B9A1EF6"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41" w:history="1">
        <w:r w:rsidRPr="00543405">
          <w:rPr>
            <w:rStyle w:val="Hyperlink"/>
          </w:rPr>
          <w:t>1.7.1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metadata</w:t>
        </w:r>
        <w:r>
          <w:rPr>
            <w:webHidden/>
          </w:rPr>
          <w:tab/>
        </w:r>
        <w:r>
          <w:rPr>
            <w:webHidden/>
          </w:rPr>
          <w:fldChar w:fldCharType="begin"/>
        </w:r>
        <w:r>
          <w:rPr>
            <w:webHidden/>
          </w:rPr>
          <w:instrText xml:space="preserve"> PAGEREF _Toc180593541 \h </w:instrText>
        </w:r>
        <w:r>
          <w:rPr>
            <w:webHidden/>
          </w:rPr>
        </w:r>
        <w:r>
          <w:rPr>
            <w:webHidden/>
          </w:rPr>
          <w:fldChar w:fldCharType="separate"/>
        </w:r>
        <w:r w:rsidR="008D2717">
          <w:rPr>
            <w:webHidden/>
          </w:rPr>
          <w:t>3</w:t>
        </w:r>
        <w:r>
          <w:rPr>
            <w:webHidden/>
          </w:rPr>
          <w:fldChar w:fldCharType="end"/>
        </w:r>
      </w:hyperlink>
    </w:p>
    <w:p w14:paraId="13B326F4" w14:textId="768C485C"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0593542" w:history="1">
        <w:r w:rsidRPr="00543405">
          <w:rPr>
            <w:rStyle w:val="Hyperlink"/>
          </w:rPr>
          <w:t>1.7.2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maintenance</w:t>
        </w:r>
        <w:r>
          <w:rPr>
            <w:webHidden/>
          </w:rPr>
          <w:tab/>
        </w:r>
        <w:r>
          <w:rPr>
            <w:webHidden/>
          </w:rPr>
          <w:fldChar w:fldCharType="begin"/>
        </w:r>
        <w:r>
          <w:rPr>
            <w:webHidden/>
          </w:rPr>
          <w:instrText xml:space="preserve"> PAGEREF _Toc180593542 \h </w:instrText>
        </w:r>
        <w:r>
          <w:rPr>
            <w:webHidden/>
          </w:rPr>
        </w:r>
        <w:r>
          <w:rPr>
            <w:webHidden/>
          </w:rPr>
          <w:fldChar w:fldCharType="separate"/>
        </w:r>
        <w:r w:rsidR="008D2717">
          <w:rPr>
            <w:webHidden/>
          </w:rPr>
          <w:t>4</w:t>
        </w:r>
        <w:r>
          <w:rPr>
            <w:webHidden/>
          </w:rPr>
          <w:fldChar w:fldCharType="end"/>
        </w:r>
      </w:hyperlink>
    </w:p>
    <w:p w14:paraId="5AEA2752" w14:textId="47D4DD65"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3" w:history="1">
        <w:r w:rsidRPr="00543405">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Structure</w:t>
        </w:r>
        <w:r>
          <w:rPr>
            <w:webHidden/>
          </w:rPr>
          <w:tab/>
        </w:r>
        <w:r>
          <w:rPr>
            <w:webHidden/>
          </w:rPr>
          <w:fldChar w:fldCharType="begin"/>
        </w:r>
        <w:r>
          <w:rPr>
            <w:webHidden/>
          </w:rPr>
          <w:instrText xml:space="preserve"> PAGEREF _Toc180593543 \h </w:instrText>
        </w:r>
        <w:r>
          <w:rPr>
            <w:webHidden/>
          </w:rPr>
        </w:r>
        <w:r>
          <w:rPr>
            <w:webHidden/>
          </w:rPr>
          <w:fldChar w:fldCharType="separate"/>
        </w:r>
        <w:r w:rsidR="008D2717">
          <w:rPr>
            <w:webHidden/>
          </w:rPr>
          <w:t>4</w:t>
        </w:r>
        <w:r>
          <w:rPr>
            <w:webHidden/>
          </w:rPr>
          <w:fldChar w:fldCharType="end"/>
        </w:r>
      </w:hyperlink>
    </w:p>
    <w:p w14:paraId="63F355F8" w14:textId="0E3D2A37"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4" w:history="1">
        <w:r w:rsidRPr="00543405">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Syntax</w:t>
        </w:r>
        <w:r>
          <w:rPr>
            <w:webHidden/>
          </w:rPr>
          <w:tab/>
        </w:r>
        <w:r>
          <w:rPr>
            <w:webHidden/>
          </w:rPr>
          <w:fldChar w:fldCharType="begin"/>
        </w:r>
        <w:r>
          <w:rPr>
            <w:webHidden/>
          </w:rPr>
          <w:instrText xml:space="preserve"> PAGEREF _Toc180593544 \h </w:instrText>
        </w:r>
        <w:r>
          <w:rPr>
            <w:webHidden/>
          </w:rPr>
        </w:r>
        <w:r>
          <w:rPr>
            <w:webHidden/>
          </w:rPr>
          <w:fldChar w:fldCharType="separate"/>
        </w:r>
        <w:r w:rsidR="008D2717">
          <w:rPr>
            <w:webHidden/>
          </w:rPr>
          <w:t>5</w:t>
        </w:r>
        <w:r>
          <w:rPr>
            <w:webHidden/>
          </w:rPr>
          <w:fldChar w:fldCharType="end"/>
        </w:r>
      </w:hyperlink>
    </w:p>
    <w:p w14:paraId="0935FB7D" w14:textId="3C6D7FCF"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5" w:history="1">
        <w:r w:rsidRPr="00543405">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Organisation</w:t>
        </w:r>
        <w:r>
          <w:rPr>
            <w:webHidden/>
          </w:rPr>
          <w:tab/>
        </w:r>
        <w:r>
          <w:rPr>
            <w:webHidden/>
          </w:rPr>
          <w:fldChar w:fldCharType="begin"/>
        </w:r>
        <w:r>
          <w:rPr>
            <w:webHidden/>
          </w:rPr>
          <w:instrText xml:space="preserve"> PAGEREF _Toc180593545 \h </w:instrText>
        </w:r>
        <w:r>
          <w:rPr>
            <w:webHidden/>
          </w:rPr>
        </w:r>
        <w:r>
          <w:rPr>
            <w:webHidden/>
          </w:rPr>
          <w:fldChar w:fldCharType="separate"/>
        </w:r>
        <w:r w:rsidR="008D2717">
          <w:rPr>
            <w:webHidden/>
          </w:rPr>
          <w:t>5</w:t>
        </w:r>
        <w:r>
          <w:rPr>
            <w:webHidden/>
          </w:rPr>
          <w:fldChar w:fldCharType="end"/>
        </w:r>
      </w:hyperlink>
    </w:p>
    <w:p w14:paraId="76FDAF91" w14:textId="08667934"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6" w:history="1">
        <w:r w:rsidRPr="00543405">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Other Applicable Checks</w:t>
        </w:r>
        <w:r>
          <w:rPr>
            <w:webHidden/>
          </w:rPr>
          <w:tab/>
        </w:r>
        <w:r>
          <w:rPr>
            <w:webHidden/>
          </w:rPr>
          <w:fldChar w:fldCharType="begin"/>
        </w:r>
        <w:r>
          <w:rPr>
            <w:webHidden/>
          </w:rPr>
          <w:instrText xml:space="preserve"> PAGEREF _Toc180593546 \h </w:instrText>
        </w:r>
        <w:r>
          <w:rPr>
            <w:webHidden/>
          </w:rPr>
        </w:r>
        <w:r>
          <w:rPr>
            <w:webHidden/>
          </w:rPr>
          <w:fldChar w:fldCharType="separate"/>
        </w:r>
        <w:r w:rsidR="008D2717">
          <w:rPr>
            <w:webHidden/>
          </w:rPr>
          <w:t>6</w:t>
        </w:r>
        <w:r>
          <w:rPr>
            <w:webHidden/>
          </w:rPr>
          <w:fldChar w:fldCharType="end"/>
        </w:r>
      </w:hyperlink>
    </w:p>
    <w:p w14:paraId="7D45409D" w14:textId="02BFF230"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47" w:history="1">
        <w:r w:rsidRPr="00543405">
          <w:rPr>
            <w:rStyle w:val="Hyperlink"/>
          </w:rPr>
          <w:t>5.1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Generic S-100 checks</w:t>
        </w:r>
        <w:r>
          <w:rPr>
            <w:webHidden/>
          </w:rPr>
          <w:tab/>
        </w:r>
        <w:r>
          <w:rPr>
            <w:webHidden/>
          </w:rPr>
          <w:fldChar w:fldCharType="begin"/>
        </w:r>
        <w:r>
          <w:rPr>
            <w:webHidden/>
          </w:rPr>
          <w:instrText xml:space="preserve"> PAGEREF _Toc180593547 \h </w:instrText>
        </w:r>
        <w:r>
          <w:rPr>
            <w:webHidden/>
          </w:rPr>
        </w:r>
        <w:r>
          <w:rPr>
            <w:webHidden/>
          </w:rPr>
          <w:fldChar w:fldCharType="separate"/>
        </w:r>
        <w:r w:rsidR="008D2717">
          <w:rPr>
            <w:webHidden/>
          </w:rPr>
          <w:t>6</w:t>
        </w:r>
        <w:r>
          <w:rPr>
            <w:webHidden/>
          </w:rPr>
          <w:fldChar w:fldCharType="end"/>
        </w:r>
      </w:hyperlink>
    </w:p>
    <w:p w14:paraId="64CCB973" w14:textId="505EC72A"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0593548" w:history="1">
        <w:r w:rsidRPr="00543405">
          <w:rPr>
            <w:rStyle w:val="Hyperlink"/>
          </w:rPr>
          <w:t>5.2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Interoperability checks</w:t>
        </w:r>
        <w:r>
          <w:rPr>
            <w:webHidden/>
          </w:rPr>
          <w:tab/>
        </w:r>
        <w:r>
          <w:rPr>
            <w:webHidden/>
          </w:rPr>
          <w:fldChar w:fldCharType="begin"/>
        </w:r>
        <w:r>
          <w:rPr>
            <w:webHidden/>
          </w:rPr>
          <w:instrText xml:space="preserve"> PAGEREF _Toc180593548 \h </w:instrText>
        </w:r>
        <w:r>
          <w:rPr>
            <w:webHidden/>
          </w:rPr>
        </w:r>
        <w:r>
          <w:rPr>
            <w:webHidden/>
          </w:rPr>
          <w:fldChar w:fldCharType="separate"/>
        </w:r>
        <w:r w:rsidR="008D2717">
          <w:rPr>
            <w:webHidden/>
          </w:rPr>
          <w:t>7</w:t>
        </w:r>
        <w:r>
          <w:rPr>
            <w:webHidden/>
          </w:rPr>
          <w:fldChar w:fldCharType="end"/>
        </w:r>
      </w:hyperlink>
    </w:p>
    <w:p w14:paraId="1CF358B5" w14:textId="586777C2"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49" w:history="1">
        <w:r w:rsidRPr="00543405">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Application Sequence</w:t>
        </w:r>
        <w:r>
          <w:rPr>
            <w:webHidden/>
          </w:rPr>
          <w:tab/>
        </w:r>
        <w:r>
          <w:rPr>
            <w:webHidden/>
          </w:rPr>
          <w:fldChar w:fldCharType="begin"/>
        </w:r>
        <w:r>
          <w:rPr>
            <w:webHidden/>
          </w:rPr>
          <w:instrText xml:space="preserve"> PAGEREF _Toc180593549 \h </w:instrText>
        </w:r>
        <w:r>
          <w:rPr>
            <w:webHidden/>
          </w:rPr>
        </w:r>
        <w:r>
          <w:rPr>
            <w:webHidden/>
          </w:rPr>
          <w:fldChar w:fldCharType="separate"/>
        </w:r>
        <w:r w:rsidR="008D2717">
          <w:rPr>
            <w:webHidden/>
          </w:rPr>
          <w:t>7</w:t>
        </w:r>
        <w:r>
          <w:rPr>
            <w:webHidden/>
          </w:rPr>
          <w:fldChar w:fldCharType="end"/>
        </w:r>
      </w:hyperlink>
    </w:p>
    <w:p w14:paraId="3E9EC8C2" w14:textId="4714445E"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50" w:history="1">
        <w:r w:rsidRPr="00543405">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Classification</w:t>
        </w:r>
        <w:r>
          <w:rPr>
            <w:webHidden/>
          </w:rPr>
          <w:tab/>
        </w:r>
        <w:r>
          <w:rPr>
            <w:webHidden/>
          </w:rPr>
          <w:fldChar w:fldCharType="begin"/>
        </w:r>
        <w:r>
          <w:rPr>
            <w:webHidden/>
          </w:rPr>
          <w:instrText xml:space="preserve"> PAGEREF _Toc180593550 \h </w:instrText>
        </w:r>
        <w:r>
          <w:rPr>
            <w:webHidden/>
          </w:rPr>
        </w:r>
        <w:r>
          <w:rPr>
            <w:webHidden/>
          </w:rPr>
          <w:fldChar w:fldCharType="separate"/>
        </w:r>
        <w:r w:rsidR="008D2717">
          <w:rPr>
            <w:webHidden/>
          </w:rPr>
          <w:t>8</w:t>
        </w:r>
        <w:r>
          <w:rPr>
            <w:webHidden/>
          </w:rPr>
          <w:fldChar w:fldCharType="end"/>
        </w:r>
      </w:hyperlink>
    </w:p>
    <w:p w14:paraId="6C888C5F" w14:textId="71E3F17D"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51" w:history="1">
        <w:r w:rsidRPr="00543405">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Geometry and Spatial Operators</w:t>
        </w:r>
        <w:r>
          <w:rPr>
            <w:webHidden/>
          </w:rPr>
          <w:tab/>
        </w:r>
        <w:r>
          <w:rPr>
            <w:webHidden/>
          </w:rPr>
          <w:fldChar w:fldCharType="begin"/>
        </w:r>
        <w:r>
          <w:rPr>
            <w:webHidden/>
          </w:rPr>
          <w:instrText xml:space="preserve"> PAGEREF _Toc180593551 \h </w:instrText>
        </w:r>
        <w:r>
          <w:rPr>
            <w:webHidden/>
          </w:rPr>
        </w:r>
        <w:r>
          <w:rPr>
            <w:webHidden/>
          </w:rPr>
          <w:fldChar w:fldCharType="separate"/>
        </w:r>
        <w:r w:rsidR="008D2717">
          <w:rPr>
            <w:webHidden/>
          </w:rPr>
          <w:t>8</w:t>
        </w:r>
        <w:r>
          <w:rPr>
            <w:webHidden/>
          </w:rPr>
          <w:fldChar w:fldCharType="end"/>
        </w:r>
      </w:hyperlink>
    </w:p>
    <w:p w14:paraId="4D7E06CE" w14:textId="2D641707"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hyperlink w:anchor="_Toc180593552" w:history="1">
        <w:r w:rsidRPr="00543405">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Other Components of this Specification</w:t>
        </w:r>
        <w:r>
          <w:rPr>
            <w:webHidden/>
          </w:rPr>
          <w:tab/>
        </w:r>
        <w:r>
          <w:rPr>
            <w:webHidden/>
          </w:rPr>
          <w:fldChar w:fldCharType="begin"/>
        </w:r>
        <w:r>
          <w:rPr>
            <w:webHidden/>
          </w:rPr>
          <w:instrText xml:space="preserve"> PAGEREF _Toc180593552 \h </w:instrText>
        </w:r>
        <w:r>
          <w:rPr>
            <w:webHidden/>
          </w:rPr>
        </w:r>
        <w:r>
          <w:rPr>
            <w:webHidden/>
          </w:rPr>
          <w:fldChar w:fldCharType="separate"/>
        </w:r>
        <w:r w:rsidR="008D2717">
          <w:rPr>
            <w:webHidden/>
          </w:rPr>
          <w:t>8</w:t>
        </w:r>
        <w:r>
          <w:rPr>
            <w:webHidden/>
          </w:rPr>
          <w:fldChar w:fldCharType="end"/>
        </w:r>
      </w:hyperlink>
    </w:p>
    <w:p w14:paraId="5CFB76EA" w14:textId="76D7F50F"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66" w:name="_Toc180593528"/>
      <w:r>
        <w:rPr>
          <w:lang w:val="en-GB"/>
        </w:rPr>
        <w:lastRenderedPageBreak/>
        <w:t>Introduction</w:t>
      </w:r>
      <w:bookmarkEnd w:id="166"/>
    </w:p>
    <w:p w14:paraId="63BB43CF" w14:textId="3BF08865"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417467">
        <w:rPr>
          <w:lang w:val="en-GB"/>
        </w:rPr>
        <w:t>S-104</w:t>
      </w:r>
      <w:r w:rsidR="00754555">
        <w:rPr>
          <w:lang w:val="en-GB"/>
        </w:rPr>
        <w:t xml:space="preserve"> </w:t>
      </w:r>
      <w:r w:rsidR="00417467">
        <w:rPr>
          <w:lang w:val="en-GB"/>
        </w:rPr>
        <w:t>Water Level Information for Surface Navigation</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w:t>
      </w:r>
      <w:r w:rsidR="00417467">
        <w:rPr>
          <w:lang w:val="en-GB"/>
        </w:rPr>
        <w:t>S-104</w:t>
      </w:r>
      <w:r>
        <w:rPr>
          <w:lang w:val="en-GB"/>
        </w:rPr>
        <w:t xml:space="preserve"> </w:t>
      </w:r>
      <w:r w:rsidRPr="00236539">
        <w:rPr>
          <w:lang w:val="en-GB"/>
        </w:rPr>
        <w:t xml:space="preserve">data are compliant with the </w:t>
      </w:r>
      <w:r w:rsidR="00417467">
        <w:rPr>
          <w:lang w:val="en-GB"/>
        </w:rPr>
        <w:t>S-104</w:t>
      </w:r>
      <w:r w:rsidRPr="00236539">
        <w:rPr>
          <w:lang w:val="en-GB"/>
        </w:rPr>
        <w:t xml:space="preserve"> Product Specification. The</w:t>
      </w:r>
      <w:r>
        <w:rPr>
          <w:lang w:val="en-GB"/>
        </w:rPr>
        <w:t xml:space="preserve"> initial</w:t>
      </w:r>
      <w:r w:rsidRPr="00236539">
        <w:rPr>
          <w:lang w:val="en-GB"/>
        </w:rPr>
        <w:t xml:space="preserve"> </w:t>
      </w:r>
      <w:r>
        <w:rPr>
          <w:lang w:val="en-GB"/>
        </w:rPr>
        <w:t>list of checks</w:t>
      </w:r>
      <w:r w:rsidR="00754555">
        <w:rPr>
          <w:lang w:val="en-GB"/>
        </w:rPr>
        <w:t xml:space="preserve"> for </w:t>
      </w:r>
      <w:r w:rsidR="00417467">
        <w:rPr>
          <w:lang w:val="en-GB"/>
        </w:rPr>
        <w:t>S-104</w:t>
      </w:r>
      <w:r w:rsidRPr="00236539">
        <w:rPr>
          <w:lang w:val="en-GB"/>
        </w:rPr>
        <w:t xml:space="preserve"> </w:t>
      </w:r>
      <w:r>
        <w:rPr>
          <w:lang w:val="en-GB"/>
        </w:rPr>
        <w:t>w</w:t>
      </w:r>
      <w:r w:rsidRPr="00236539">
        <w:rPr>
          <w:lang w:val="en-GB"/>
        </w:rPr>
        <w:t>as compiled</w:t>
      </w:r>
      <w:r>
        <w:rPr>
          <w:lang w:val="en-GB"/>
        </w:rPr>
        <w:t xml:space="preserve"> by the </w:t>
      </w:r>
      <w:r w:rsidR="001C137B" w:rsidRPr="001C137B">
        <w:rPr>
          <w:lang w:val="en-GB"/>
        </w:rPr>
        <w:t xml:space="preserve">IHO </w:t>
      </w:r>
      <w:r w:rsidR="00417467">
        <w:rPr>
          <w:lang w:val="en-GB"/>
        </w:rPr>
        <w:t>S-104</w:t>
      </w:r>
      <w:r w:rsidR="0010055A">
        <w:rPr>
          <w:lang w:val="en-GB"/>
        </w:rPr>
        <w:t xml:space="preserve"> Project Team of the IHO </w:t>
      </w:r>
      <w:r w:rsidR="00417467">
        <w:rPr>
          <w:lang w:val="en-GB"/>
        </w:rPr>
        <w:t>Tides, Water Level and Currents</w:t>
      </w:r>
      <w:r w:rsidR="0010055A">
        <w:rPr>
          <w:lang w:val="en-GB"/>
        </w:rPr>
        <w:t xml:space="preserve"> Working Group</w:t>
      </w:r>
      <w:r w:rsidR="00417467">
        <w:rPr>
          <w:lang w:val="en-GB"/>
        </w:rPr>
        <w:t xml:space="preserve"> (TWCWG)</w:t>
      </w:r>
      <w:r w:rsidR="00754555">
        <w:rPr>
          <w:lang w:val="en-GB"/>
        </w:rPr>
        <w:t>.</w:t>
      </w:r>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are product-specific.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67" w:name="_Toc126186777"/>
      <w:bookmarkStart w:id="168" w:name="_Toc126241790"/>
      <w:bookmarkStart w:id="169" w:name="_Toc127967165"/>
      <w:bookmarkStart w:id="170" w:name="_Toc127967680"/>
      <w:bookmarkStart w:id="171" w:name="_Toc126186778"/>
      <w:bookmarkStart w:id="172" w:name="_Toc126241791"/>
      <w:bookmarkStart w:id="173" w:name="_Toc127967166"/>
      <w:bookmarkStart w:id="174" w:name="_Toc127967681"/>
      <w:bookmarkStart w:id="175" w:name="_Toc180593529"/>
      <w:bookmarkEnd w:id="167"/>
      <w:bookmarkEnd w:id="168"/>
      <w:bookmarkEnd w:id="169"/>
      <w:bookmarkEnd w:id="170"/>
      <w:bookmarkEnd w:id="171"/>
      <w:bookmarkEnd w:id="172"/>
      <w:bookmarkEnd w:id="173"/>
      <w:bookmarkEnd w:id="174"/>
      <w:r w:rsidRPr="00CF30EA">
        <w:rPr>
          <w:lang w:val="en-GB"/>
        </w:rPr>
        <w:t>Scope</w:t>
      </w:r>
      <w:bookmarkEnd w:id="175"/>
    </w:p>
    <w:p w14:paraId="773E34E4" w14:textId="483D2D99" w:rsidR="009C7608" w:rsidRDefault="00CD7912" w:rsidP="0098512D">
      <w:pPr>
        <w:spacing w:after="120" w:line="240" w:lineRule="auto"/>
        <w:rPr>
          <w:lang w:val="en-GB"/>
        </w:rPr>
      </w:pPr>
      <w:r w:rsidRPr="004A1094">
        <w:rPr>
          <w:lang w:val="en-GB"/>
        </w:rPr>
        <w:t>This document</w:t>
      </w:r>
      <w:r w:rsidR="009756F1" w:rsidRPr="004A1094">
        <w:rPr>
          <w:lang w:val="en-GB"/>
        </w:rPr>
        <w:t>, designated as “S-158</w:t>
      </w:r>
      <w:r w:rsidR="007206C1" w:rsidRPr="004A1094">
        <w:rPr>
          <w:lang w:val="en-GB"/>
        </w:rPr>
        <w:t>:</w:t>
      </w:r>
      <w:r w:rsidR="00FA501A">
        <w:rPr>
          <w:lang w:val="en-GB"/>
        </w:rPr>
        <w:t>104</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Edition</w:t>
      </w:r>
      <w:r w:rsidR="004A1094">
        <w:rPr>
          <w:lang w:val="en-GB"/>
        </w:rPr>
        <w:t>(s)</w:t>
      </w:r>
      <w:r w:rsidR="00754555" w:rsidRPr="004A1094">
        <w:rPr>
          <w:lang w:val="en-GB"/>
        </w:rPr>
        <w:t xml:space="preserve"> </w:t>
      </w:r>
      <w:r w:rsidR="00E64E9E">
        <w:rPr>
          <w:lang w:val="en-GB"/>
        </w:rPr>
        <w:t>2</w:t>
      </w:r>
      <w:r w:rsidR="00D9553C" w:rsidRPr="004A1094">
        <w:rPr>
          <w:lang w:val="en-GB"/>
        </w:rPr>
        <w:t>.0</w:t>
      </w:r>
      <w:r w:rsidR="00754555" w:rsidRPr="004A1094">
        <w:rPr>
          <w:lang w:val="en-GB"/>
        </w:rPr>
        <w:t>.</w:t>
      </w:r>
      <w:r w:rsidR="004A1094" w:rsidRPr="004A1094">
        <w:rPr>
          <w:lang w:val="en-GB"/>
        </w:rPr>
        <w:t>x</w:t>
      </w:r>
      <w:r w:rsidR="00754555" w:rsidRPr="004A1094">
        <w:rPr>
          <w:lang w:val="en-GB"/>
        </w:rPr>
        <w:t xml:space="preserve"> of </w:t>
      </w:r>
      <w:r w:rsidR="007206C1" w:rsidRPr="004A1094">
        <w:rPr>
          <w:lang w:val="en-GB"/>
        </w:rPr>
        <w:t xml:space="preserve">the </w:t>
      </w:r>
      <w:r w:rsidR="00417467">
        <w:rPr>
          <w:lang w:val="en-GB"/>
        </w:rPr>
        <w:t>S-104</w:t>
      </w:r>
      <w:r w:rsidR="007206C1" w:rsidRPr="004A1094">
        <w:rPr>
          <w:lang w:val="en-GB"/>
        </w:rPr>
        <w:t xml:space="preserve"> (</w:t>
      </w:r>
      <w:r w:rsidR="00FD5D8C">
        <w:rPr>
          <w:lang w:val="en-GB"/>
        </w:rPr>
        <w:t xml:space="preserve">Water Level Information for </w:t>
      </w:r>
      <w:r w:rsidR="00F4326B">
        <w:rPr>
          <w:lang w:val="en-GB"/>
        </w:rPr>
        <w:t>Surface</w:t>
      </w:r>
      <w:r w:rsidR="00FD5D8C">
        <w:rPr>
          <w:lang w:val="en-GB"/>
        </w:rPr>
        <w:t xml:space="preserve"> Navigation</w:t>
      </w:r>
      <w:r w:rsidR="007206C1" w:rsidRPr="004A1094">
        <w:rPr>
          <w:lang w:val="en-GB"/>
        </w:rPr>
        <w:t xml:space="preserve">) </w:t>
      </w:r>
      <w:r w:rsidR="00236539" w:rsidRPr="004A1094">
        <w:rPr>
          <w:lang w:val="en-GB"/>
        </w:rPr>
        <w:t>Product Specification</w:t>
      </w:r>
      <w:r w:rsidR="003972F0" w:rsidRPr="004A1094">
        <w:rPr>
          <w:lang w:val="en-GB"/>
        </w:rPr>
        <w:t>.</w:t>
      </w:r>
    </w:p>
    <w:p w14:paraId="1C2AE0B6" w14:textId="49F64707" w:rsidR="00944041" w:rsidRDefault="00944041" w:rsidP="0098512D">
      <w:pPr>
        <w:spacing w:after="120" w:line="240" w:lineRule="auto"/>
        <w:rPr>
          <w:lang w:val="en-GB"/>
        </w:rPr>
      </w:pPr>
      <w:r>
        <w:rPr>
          <w:lang w:val="en-GB"/>
        </w:rPr>
        <w:t xml:space="preserve">This document specifies product-specific validation checks for both </w:t>
      </w:r>
      <w:r w:rsidR="00417467">
        <w:rPr>
          <w:lang w:val="en-GB"/>
        </w:rPr>
        <w:t>S-104</w:t>
      </w:r>
      <w:r>
        <w:rPr>
          <w:lang w:val="en-GB"/>
        </w:rPr>
        <w:t xml:space="preserve"> datasets and exchange sets containing </w:t>
      </w:r>
      <w:r w:rsidR="00417467">
        <w:rPr>
          <w:lang w:val="en-GB"/>
        </w:rPr>
        <w:t>S-104</w:t>
      </w:r>
      <w:r>
        <w:rPr>
          <w:lang w:val="en-GB"/>
        </w:rPr>
        <w:t xml:space="preserve"> datasets.</w:t>
      </w:r>
    </w:p>
    <w:p w14:paraId="630B1472" w14:textId="333BCFB3" w:rsidR="009C7608" w:rsidRDefault="009C7608" w:rsidP="0098512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S-158:</w:t>
      </w:r>
      <w:r w:rsidR="00FA501A">
        <w:rPr>
          <w:lang w:val="en-GB"/>
        </w:rPr>
        <w:t>104</w:t>
      </w:r>
      <w:r w:rsidR="00944041">
        <w:rPr>
          <w:lang w:val="en-GB"/>
        </w:rPr>
        <w:t>,</w:t>
      </w:r>
      <w:r>
        <w:rPr>
          <w:lang w:val="en-GB"/>
        </w:rPr>
        <w:t xml:space="preserve"> must be applied to test the validity of </w:t>
      </w:r>
      <w:r w:rsidR="00417467">
        <w:rPr>
          <w:lang w:val="en-GB"/>
        </w:rPr>
        <w:t>S-104</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5CCD252A" w14:textId="359FC6FD" w:rsidR="007C6D08" w:rsidRDefault="007C6D08" w:rsidP="0098512D">
      <w:pPr>
        <w:spacing w:after="120" w:line="240" w:lineRule="auto"/>
        <w:rPr>
          <w:lang w:val="en-GB"/>
        </w:rPr>
      </w:pPr>
      <w:r w:rsidRPr="007C6D08">
        <w:rPr>
          <w:lang w:val="en-GB"/>
        </w:rPr>
        <w:t xml:space="preserve">The checks </w:t>
      </w:r>
      <w:r>
        <w:rPr>
          <w:lang w:val="en-GB"/>
        </w:rPr>
        <w:t xml:space="preserve">described </w:t>
      </w:r>
      <w:r w:rsidRPr="007C6D08">
        <w:rPr>
          <w:lang w:val="en-GB"/>
        </w:rPr>
        <w:t xml:space="preserve">are intended for production systems designed to produce </w:t>
      </w:r>
      <w:r w:rsidR="00417467">
        <w:rPr>
          <w:lang w:val="en-GB"/>
        </w:rPr>
        <w:t>S-104</w:t>
      </w:r>
      <w:r w:rsidRPr="007C6D08">
        <w:rPr>
          <w:lang w:val="en-GB"/>
        </w:rPr>
        <w:t xml:space="preserve"> datasets. The checks can be administered at any time during the production phase.</w:t>
      </w:r>
    </w:p>
    <w:p w14:paraId="6983D981" w14:textId="77777777" w:rsidR="007206C1" w:rsidRDefault="007206C1" w:rsidP="007206C1">
      <w:pPr>
        <w:pStyle w:val="Heading2"/>
        <w:rPr>
          <w:lang w:val="en-GB"/>
        </w:rPr>
      </w:pPr>
      <w:bookmarkStart w:id="176" w:name="_Toc180593530"/>
      <w:r>
        <w:rPr>
          <w:lang w:val="en-GB"/>
        </w:rPr>
        <w:t>Conformance</w:t>
      </w:r>
      <w:bookmarkEnd w:id="176"/>
    </w:p>
    <w:p w14:paraId="55B43FA2" w14:textId="22956748"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conforms to Edition 1.0.0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5173A5F1" w:rsidR="00944041" w:rsidRDefault="00944041" w:rsidP="0098512D">
      <w:pPr>
        <w:spacing w:after="120" w:line="240" w:lineRule="auto"/>
        <w:rPr>
          <w:lang w:val="en-GB"/>
        </w:rPr>
      </w:pPr>
      <w:r>
        <w:rPr>
          <w:lang w:val="en-GB"/>
        </w:rPr>
        <w:t>The validation checks described herein conform to Edition</w:t>
      </w:r>
      <w:r w:rsidR="004A1094">
        <w:rPr>
          <w:lang w:val="en-GB"/>
        </w:rPr>
        <w:t>(s)</w:t>
      </w:r>
      <w:r>
        <w:rPr>
          <w:lang w:val="en-GB"/>
        </w:rPr>
        <w:t xml:space="preserve"> </w:t>
      </w:r>
      <w:r w:rsidRPr="004A1094">
        <w:rPr>
          <w:lang w:val="en-GB"/>
        </w:rPr>
        <w:t>2.0.</w:t>
      </w:r>
      <w:del w:id="177" w:author="Raphael Malyankar" w:date="2026-09-09T18:02:00Z" w16du:dateUtc="2026-09-10T01:02:00Z">
        <w:r w:rsidR="004A1094" w:rsidRPr="004A1094" w:rsidDel="00750BD8">
          <w:rPr>
            <w:lang w:val="en-GB"/>
          </w:rPr>
          <w:delText>x</w:delText>
        </w:r>
        <w:r w:rsidDel="00750BD8">
          <w:rPr>
            <w:lang w:val="en-GB"/>
          </w:rPr>
          <w:delText xml:space="preserve"> </w:delText>
        </w:r>
      </w:del>
      <w:ins w:id="178" w:author="Raphael Malyankar" w:date="2026-09-09T18:02:00Z" w16du:dateUtc="2026-09-10T01:02:00Z">
        <w:r w:rsidR="00750BD8">
          <w:rPr>
            <w:lang w:val="en-GB"/>
          </w:rPr>
          <w:t xml:space="preserve">1 </w:t>
        </w:r>
      </w:ins>
      <w:r>
        <w:rPr>
          <w:lang w:val="en-GB"/>
        </w:rPr>
        <w:t xml:space="preserve">of IHO Product Specification </w:t>
      </w:r>
      <w:r w:rsidR="00417467">
        <w:rPr>
          <w:lang w:val="en-GB"/>
        </w:rPr>
        <w:t>S-104</w:t>
      </w:r>
      <w:r>
        <w:rPr>
          <w:lang w:val="en-GB"/>
        </w:rPr>
        <w:t xml:space="preserve"> (</w:t>
      </w:r>
      <w:r w:rsidR="00FD5D8C">
        <w:rPr>
          <w:lang w:val="en-GB"/>
        </w:rPr>
        <w:t>Water Level Information for Surface Navigation</w:t>
      </w:r>
      <w:r>
        <w:rPr>
          <w:lang w:val="en-GB"/>
        </w:rPr>
        <w:t>).</w:t>
      </w:r>
    </w:p>
    <w:p w14:paraId="40B110A4" w14:textId="319FBCEF" w:rsidR="00865B27" w:rsidRPr="00CF30EA" w:rsidRDefault="009177D0" w:rsidP="0098512D">
      <w:pPr>
        <w:spacing w:after="120" w:line="240" w:lineRule="auto"/>
        <w:rPr>
          <w:lang w:val="en-GB"/>
        </w:rPr>
      </w:pPr>
      <w:r w:rsidRPr="009177D0">
        <w:rPr>
          <w:lang w:val="en-GB"/>
        </w:rPr>
        <w:t>Edition 1.</w:t>
      </w:r>
      <w:ins w:id="179" w:author="Raphael Malyankar" w:date="2026-08-02T16:22:00Z" w16du:dateUtc="2026-08-02T23:22:00Z">
        <w:r w:rsidR="00962E3C">
          <w:rPr>
            <w:lang w:val="en-GB"/>
          </w:rPr>
          <w:t>1</w:t>
        </w:r>
      </w:ins>
      <w:del w:id="180" w:author="Raphael Malyankar" w:date="2026-08-02T16:22:00Z" w16du:dateUtc="2026-08-02T23:22:00Z">
        <w:r w:rsidRPr="009177D0" w:rsidDel="00962E3C">
          <w:rPr>
            <w:lang w:val="en-GB"/>
          </w:rPr>
          <w:delText>0</w:delText>
        </w:r>
      </w:del>
      <w:r w:rsidRPr="009177D0">
        <w:rPr>
          <w:lang w:val="en-GB"/>
        </w:rPr>
        <w:t>.0 is an Implementation version in accordance with IHO TR 2/2007 and there may be revisions issued by the Working Group prior to the Operational Edition 2.0.0 being published.</w:t>
      </w: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81" w:name="_Toc180593531"/>
      <w:bookmarkStart w:id="182" w:name="_Toc412810740"/>
      <w:r w:rsidRPr="00CF30EA">
        <w:rPr>
          <w:lang w:val="en-GB"/>
        </w:rPr>
        <w:t>References</w:t>
      </w:r>
      <w:bookmarkEnd w:id="181"/>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83" w:name="_Toc180593532"/>
      <w:bookmarkEnd w:id="182"/>
      <w:r w:rsidRPr="00CF30EA">
        <w:t>Normative</w:t>
      </w:r>
      <w:r w:rsidR="000A1EEF">
        <w:t xml:space="preserve"> references</w:t>
      </w:r>
      <w:bookmarkEnd w:id="183"/>
    </w:p>
    <w:p w14:paraId="0514B3F0" w14:textId="30663507" w:rsidR="00B43E47" w:rsidDel="008D2717" w:rsidRDefault="00B43E47" w:rsidP="00180511">
      <w:pPr>
        <w:autoSpaceDE w:val="0"/>
        <w:autoSpaceDN w:val="0"/>
        <w:adjustRightInd w:val="0"/>
        <w:spacing w:after="120" w:line="240" w:lineRule="auto"/>
        <w:ind w:left="1843" w:hanging="1843"/>
        <w:rPr>
          <w:moveFrom w:id="184" w:author="Raphael Malyankar" w:date="2026-08-03T00:26:00Z" w16du:dateUtc="2026-08-03T07:26:00Z"/>
          <w:lang w:val="en-GB"/>
        </w:rPr>
      </w:pPr>
      <w:moveFromRangeStart w:id="185" w:author="Raphael Malyankar" w:date="2026-08-03T00:26:00Z" w:name="move236609206"/>
      <w:moveFrom w:id="186" w:author="Raphael Malyankar" w:date="2026-08-03T00:26:00Z" w16du:dateUtc="2026-08-03T07:26:00Z">
        <w:r w:rsidRPr="00B43E47" w:rsidDel="008D2717">
          <w:rPr>
            <w:lang w:val="en-GB"/>
          </w:rPr>
          <w:t>S-98</w:t>
        </w:r>
        <w:r w:rsidRPr="00B43E47" w:rsidDel="008D2717">
          <w:rPr>
            <w:lang w:val="en-GB"/>
          </w:rPr>
          <w:tab/>
        </w:r>
        <w:r w:rsidRPr="00B43E47" w:rsidDel="008D2717">
          <w:rPr>
            <w:i/>
            <w:iCs/>
            <w:lang w:val="en-GB"/>
          </w:rPr>
          <w:t>Data Product Interoperability in S-100 Navigation Systems, IHO Publication S-98, Edition 2.0.0</w:t>
        </w:r>
        <w:r w:rsidR="00C451B3" w:rsidDel="008D2717">
          <w:rPr>
            <w:i/>
            <w:iCs/>
            <w:lang w:val="en-GB"/>
          </w:rPr>
          <w:t xml:space="preserve">, </w:t>
        </w:r>
        <w:r w:rsidR="00ED523F" w:rsidDel="008D2717">
          <w:rPr>
            <w:i/>
            <w:iCs/>
            <w:lang w:val="en-GB"/>
          </w:rPr>
          <w:t>March</w:t>
        </w:r>
        <w:r w:rsidR="00C451B3" w:rsidDel="008D2717">
          <w:rPr>
            <w:i/>
            <w:iCs/>
            <w:lang w:val="en-GB"/>
          </w:rPr>
          <w:t xml:space="preserve"> 202</w:t>
        </w:r>
        <w:r w:rsidR="006D32EE" w:rsidDel="008D2717">
          <w:rPr>
            <w:i/>
            <w:iCs/>
            <w:lang w:val="en-GB"/>
          </w:rPr>
          <w:t>5</w:t>
        </w:r>
        <w:r w:rsidDel="008D2717">
          <w:rPr>
            <w:lang w:val="en-GB"/>
          </w:rPr>
          <w:t>.</w:t>
        </w:r>
        <w:r w:rsidRPr="00B43E47" w:rsidDel="008D2717">
          <w:rPr>
            <w:lang w:val="en-GB"/>
          </w:rPr>
          <w:t xml:space="preserve"> </w:t>
        </w:r>
      </w:moveFrom>
    </w:p>
    <w:moveFromRangeEnd w:id="185"/>
    <w:p w14:paraId="659111CE" w14:textId="10340231"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87" w:author="Raphael Malyankar" w:date="2026-08-02T16:20:00Z" w16du:dateUtc="2026-08-02T23:20:00Z">
        <w:r w:rsidR="00962E3C">
          <w:rPr>
            <w:lang w:val="en-GB"/>
          </w:rPr>
          <w:t>1</w:t>
        </w:r>
      </w:ins>
      <w:del w:id="188" w:author="Raphael Malyankar" w:date="2026-08-02T16:20:00Z" w16du:dateUtc="2026-08-02T23:20:00Z">
        <w:r w:rsidRPr="00CF30EA" w:rsidDel="00962E3C">
          <w:rPr>
            <w:lang w:val="en-GB"/>
          </w:rPr>
          <w:delText>0</w:delText>
        </w:r>
      </w:del>
      <w:r w:rsidRPr="00CF30EA">
        <w:rPr>
          <w:lang w:val="en-GB"/>
        </w:rPr>
        <w:t xml:space="preserve">, </w:t>
      </w:r>
      <w:ins w:id="189" w:author="Raphael Malyankar" w:date="2026-08-02T16:20:00Z" w16du:dateUtc="2026-08-02T23:20:00Z">
        <w:r w:rsidR="00962E3C">
          <w:rPr>
            <w:lang w:val="en-GB"/>
          </w:rPr>
          <w:t>December 2025</w:t>
        </w:r>
      </w:ins>
      <w:del w:id="190" w:author="Raphael Malyankar" w:date="2026-08-02T16:20:00Z" w16du:dateUtc="2026-08-02T23:20:00Z">
        <w:r w:rsidR="008939EF" w:rsidDel="00962E3C">
          <w:rPr>
            <w:lang w:val="en-GB"/>
          </w:rPr>
          <w:delText>June 2024</w:delText>
        </w:r>
      </w:del>
    </w:p>
    <w:p w14:paraId="61F105EB" w14:textId="61E75FCB" w:rsidR="00B43E47" w:rsidRPr="00B43E47" w:rsidRDefault="00417467" w:rsidP="00B43E47">
      <w:pPr>
        <w:autoSpaceDE w:val="0"/>
        <w:autoSpaceDN w:val="0"/>
        <w:adjustRightInd w:val="0"/>
        <w:spacing w:after="120" w:line="240" w:lineRule="auto"/>
        <w:ind w:left="1843" w:hanging="1843"/>
        <w:rPr>
          <w:lang w:val="en-GB"/>
        </w:rPr>
      </w:pPr>
      <w:r>
        <w:rPr>
          <w:lang w:val="en-GB"/>
        </w:rPr>
        <w:t>S-104</w:t>
      </w:r>
      <w:r w:rsidR="00B43E47" w:rsidRPr="00B43E47">
        <w:rPr>
          <w:lang w:val="en-GB"/>
        </w:rPr>
        <w:tab/>
      </w:r>
      <w:r w:rsidR="00FD5D8C">
        <w:rPr>
          <w:lang w:val="en-GB"/>
        </w:rPr>
        <w:t>Water Level Information for Surface Navigation</w:t>
      </w:r>
      <w:r w:rsidR="0010055A">
        <w:rPr>
          <w:i/>
          <w:iCs/>
          <w:lang w:val="en-GB"/>
        </w:rPr>
        <w:t xml:space="preserve"> Product Specification</w:t>
      </w:r>
      <w:r w:rsidR="00B43E47" w:rsidRPr="00C451B3">
        <w:rPr>
          <w:i/>
          <w:iCs/>
          <w:lang w:val="en-GB"/>
        </w:rPr>
        <w:t xml:space="preserve">, Edition </w:t>
      </w:r>
      <w:r w:rsidR="00FD5D8C">
        <w:rPr>
          <w:i/>
          <w:iCs/>
          <w:lang w:val="en-GB"/>
        </w:rPr>
        <w:t>2</w:t>
      </w:r>
      <w:r w:rsidR="00B43E47" w:rsidRPr="00C451B3">
        <w:rPr>
          <w:i/>
          <w:iCs/>
          <w:lang w:val="en-GB"/>
        </w:rPr>
        <w:t>.0.</w:t>
      </w:r>
      <w:ins w:id="191" w:author="Raphael Malyankar" w:date="2026-08-02T16:20:00Z" w16du:dateUtc="2026-08-02T23:20:00Z">
        <w:r w:rsidR="00962E3C">
          <w:rPr>
            <w:i/>
            <w:iCs/>
            <w:lang w:val="en-GB"/>
          </w:rPr>
          <w:t>1 (in preparation)</w:t>
        </w:r>
      </w:ins>
      <w:del w:id="192" w:author="Raphael Malyankar" w:date="2026-08-02T16:20:00Z" w16du:dateUtc="2026-08-02T23:20:00Z">
        <w:r w:rsidR="00B43E47" w:rsidRPr="00C451B3" w:rsidDel="00962E3C">
          <w:rPr>
            <w:i/>
            <w:iCs/>
            <w:lang w:val="en-GB"/>
          </w:rPr>
          <w:delText>0</w:delText>
        </w:r>
        <w:r w:rsidR="00C451B3" w:rsidRPr="00C451B3" w:rsidDel="00962E3C">
          <w:rPr>
            <w:i/>
            <w:iCs/>
            <w:lang w:val="en-GB"/>
          </w:rPr>
          <w:delText xml:space="preserve">, </w:delText>
        </w:r>
        <w:r w:rsidR="0018573E" w:rsidDel="00962E3C">
          <w:rPr>
            <w:i/>
            <w:iCs/>
            <w:lang w:val="en-GB"/>
          </w:rPr>
          <w:delText>December</w:delText>
        </w:r>
        <w:r w:rsidR="00C451B3" w:rsidRPr="00C451B3" w:rsidDel="00962E3C">
          <w:rPr>
            <w:i/>
            <w:iCs/>
            <w:lang w:val="en-GB"/>
          </w:rPr>
          <w:delText xml:space="preserve"> 2024</w:delText>
        </w:r>
      </w:del>
      <w:r w:rsidR="00B43E47" w:rsidRPr="00B43E47">
        <w:rPr>
          <w:lang w:val="en-GB"/>
        </w:rPr>
        <w:t>.</w:t>
      </w:r>
    </w:p>
    <w:p w14:paraId="1D34F22D" w14:textId="136309BA"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1.0.0, </w:t>
      </w:r>
      <w:r w:rsidR="003F67B7">
        <w:rPr>
          <w:i/>
          <w:iCs/>
          <w:lang w:val="en-GB"/>
        </w:rPr>
        <w:t>February</w:t>
      </w:r>
      <w:r w:rsidR="003F67B7" w:rsidRPr="00CB3D54">
        <w:rPr>
          <w:i/>
          <w:iCs/>
          <w:lang w:val="en-GB"/>
        </w:rPr>
        <w:t xml:space="preserve"> </w:t>
      </w:r>
      <w:r w:rsidRPr="00CB3D54">
        <w:rPr>
          <w:i/>
          <w:iCs/>
          <w:lang w:val="en-GB"/>
        </w:rPr>
        <w:t>202</w:t>
      </w:r>
      <w:r w:rsidR="006D32EE">
        <w:rPr>
          <w:i/>
          <w:iCs/>
          <w:lang w:val="en-GB"/>
        </w:rPr>
        <w:t>5</w:t>
      </w:r>
      <w:r w:rsidRPr="00CB3D54">
        <w:rPr>
          <w:i/>
          <w:iCs/>
          <w:lang w:val="en-GB"/>
        </w:rPr>
        <w:t>.</w:t>
      </w:r>
    </w:p>
    <w:p w14:paraId="58B4D659" w14:textId="7984256E"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1.0.0, </w:t>
      </w:r>
      <w:r w:rsidR="00785B12">
        <w:rPr>
          <w:i/>
          <w:iCs/>
          <w:lang w:val="en-GB"/>
        </w:rPr>
        <w:t>February</w:t>
      </w:r>
      <w:r w:rsidRPr="00CB3D54">
        <w:rPr>
          <w:i/>
          <w:iCs/>
          <w:lang w:val="en-GB"/>
        </w:rPr>
        <w:t xml:space="preserve"> 202</w:t>
      </w:r>
      <w:r w:rsidR="006D32EE">
        <w:rPr>
          <w:i/>
          <w:iCs/>
          <w:lang w:val="en-GB"/>
        </w:rPr>
        <w:t>5</w:t>
      </w:r>
      <w:r>
        <w:rPr>
          <w:lang w:val="en-GB"/>
        </w:rPr>
        <w:t>.</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93" w:name="_Toc180593533"/>
      <w:r w:rsidRPr="00CF30EA">
        <w:t>Informative</w:t>
      </w:r>
      <w:r w:rsidR="000A1EEF">
        <w:t xml:space="preserve"> references</w:t>
      </w:r>
      <w:bookmarkEnd w:id="193"/>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5C0D0B6F" w14:textId="016427F8" w:rsidR="008D2717" w:rsidRDefault="008D2717" w:rsidP="008D2717">
      <w:pPr>
        <w:autoSpaceDE w:val="0"/>
        <w:autoSpaceDN w:val="0"/>
        <w:adjustRightInd w:val="0"/>
        <w:spacing w:after="120" w:line="240" w:lineRule="auto"/>
        <w:ind w:left="1843" w:hanging="1843"/>
        <w:rPr>
          <w:moveTo w:id="194" w:author="Raphael Malyankar" w:date="2026-08-03T00:26:00Z" w16du:dateUtc="2026-08-03T07:26:00Z"/>
          <w:lang w:val="en-GB"/>
        </w:rPr>
      </w:pPr>
      <w:moveToRangeStart w:id="195" w:author="Raphael Malyankar" w:date="2026-08-03T00:26:00Z" w:name="move236609206"/>
      <w:moveTo w:id="196" w:author="Raphael Malyankar" w:date="2026-08-03T00:26:00Z" w16du:dateUtc="2026-08-03T07:26:00Z">
        <w:r w:rsidRPr="00B43E47">
          <w:rPr>
            <w:lang w:val="en-GB"/>
          </w:rPr>
          <w:t>S-98</w:t>
        </w:r>
        <w:r w:rsidRPr="00B43E47">
          <w:rPr>
            <w:lang w:val="en-GB"/>
          </w:rPr>
          <w:tab/>
        </w:r>
        <w:r w:rsidRPr="00B43E47">
          <w:rPr>
            <w:i/>
            <w:iCs/>
            <w:lang w:val="en-GB"/>
          </w:rPr>
          <w:t xml:space="preserve">Data Product Interoperability in S-100 Navigation Systems, IHO Publication S-98, Edition </w:t>
        </w:r>
      </w:moveTo>
      <w:ins w:id="197" w:author="Raphael Malyankar" w:date="2026-08-03T00:26:00Z" w16du:dateUtc="2026-08-03T07:26:00Z">
        <w:r>
          <w:rPr>
            <w:i/>
            <w:iCs/>
            <w:lang w:val="en-GB"/>
          </w:rPr>
          <w:t>3</w:t>
        </w:r>
      </w:ins>
      <w:moveTo w:id="198" w:author="Raphael Malyankar" w:date="2026-08-03T00:26:00Z" w16du:dateUtc="2026-08-03T07:26:00Z">
        <w:del w:id="199" w:author="Raphael Malyankar" w:date="2026-08-03T00:26:00Z" w16du:dateUtc="2026-08-03T07:26:00Z">
          <w:r w:rsidRPr="00B43E47" w:rsidDel="008D2717">
            <w:rPr>
              <w:i/>
              <w:iCs/>
              <w:lang w:val="en-GB"/>
            </w:rPr>
            <w:delText>2</w:delText>
          </w:r>
        </w:del>
        <w:r w:rsidRPr="00B43E47">
          <w:rPr>
            <w:i/>
            <w:iCs/>
            <w:lang w:val="en-GB"/>
          </w:rPr>
          <w:t>.0.0</w:t>
        </w:r>
      </w:moveTo>
      <w:ins w:id="200" w:author="Raphael Malyankar" w:date="2026-08-03T00:27:00Z" w16du:dateUtc="2026-08-03T07:27:00Z">
        <w:r w:rsidR="0097538A">
          <w:rPr>
            <w:i/>
            <w:iCs/>
            <w:lang w:val="en-GB"/>
          </w:rPr>
          <w:t xml:space="preserve">. </w:t>
        </w:r>
        <w:r w:rsidR="0097538A" w:rsidRPr="0097538A">
          <w:rPr>
            <w:lang w:val="en-GB"/>
          </w:rPr>
          <w:t>I</w:t>
        </w:r>
      </w:ins>
      <w:ins w:id="201" w:author="Raphael Malyankar" w:date="2026-08-03T00:26:00Z" w16du:dateUtc="2026-08-03T07:26:00Z">
        <w:r w:rsidRPr="0097538A">
          <w:rPr>
            <w:lang w:val="en-GB"/>
          </w:rPr>
          <w:t>in preparatio</w:t>
        </w:r>
      </w:ins>
      <w:ins w:id="202" w:author="Raphael Malyankar" w:date="2026-08-03T00:27:00Z" w16du:dateUtc="2026-08-03T07:27:00Z">
        <w:r w:rsidR="0097538A" w:rsidRPr="0097538A">
          <w:rPr>
            <w:lang w:val="en-GB"/>
          </w:rPr>
          <w:t>n</w:t>
        </w:r>
      </w:ins>
      <w:moveTo w:id="203" w:author="Raphael Malyankar" w:date="2026-08-03T00:26:00Z" w16du:dateUtc="2026-08-03T07:26:00Z">
        <w:del w:id="204" w:author="Raphael Malyankar" w:date="2026-08-03T00:26:00Z" w16du:dateUtc="2026-08-03T07:26:00Z">
          <w:r w:rsidRPr="0097538A" w:rsidDel="008D2717">
            <w:rPr>
              <w:lang w:val="en-GB"/>
            </w:rPr>
            <w:delText>, March 2025</w:delText>
          </w:r>
        </w:del>
        <w:r w:rsidRPr="0097538A">
          <w:rPr>
            <w:lang w:val="en-GB"/>
          </w:rPr>
          <w:t xml:space="preserve">. </w:t>
        </w:r>
      </w:moveTo>
    </w:p>
    <w:moveToRangeEnd w:id="195"/>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205" w:name="_Toc180593534"/>
      <w:bookmarkStart w:id="206" w:name="_Toc412810741"/>
      <w:r w:rsidRPr="00CF30EA">
        <w:rPr>
          <w:lang w:val="en-GB"/>
        </w:rPr>
        <w:lastRenderedPageBreak/>
        <w:t>Terms, definitions and abbreviations</w:t>
      </w:r>
      <w:bookmarkEnd w:id="205"/>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207" w:name="_Toc180593535"/>
      <w:bookmarkStart w:id="208" w:name="_Toc412810743"/>
      <w:bookmarkEnd w:id="206"/>
      <w:r w:rsidRPr="00CF30EA">
        <w:t>Terms and definitions</w:t>
      </w:r>
      <w:bookmarkEnd w:id="207"/>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0CC7EC0A" w14:textId="27B4FC7B" w:rsidR="00583ED8" w:rsidRPr="00583ED8" w:rsidRDefault="00532647" w:rsidP="00532647">
      <w:pPr>
        <w:pStyle w:val="dt"/>
        <w:rPr>
          <w:lang w:val="en-GB"/>
        </w:rPr>
      </w:pPr>
      <w:bookmarkStart w:id="209" w:name="_Toc386114206"/>
      <w:bookmarkEnd w:id="208"/>
      <w:r w:rsidRPr="00583ED8">
        <w:rPr>
          <w:lang w:val="en-GB"/>
        </w:rPr>
        <w:t>enumeration</w:t>
      </w:r>
    </w:p>
    <w:p w14:paraId="749C8248" w14:textId="5D9CF6AD" w:rsidR="00583ED8" w:rsidRDefault="00532647" w:rsidP="00583ED8">
      <w:pPr>
        <w:rPr>
          <w:lang w:val="en-GB"/>
        </w:rPr>
      </w:pPr>
      <w:r>
        <w:rPr>
          <w:lang w:val="en-GB"/>
        </w:rPr>
        <w:t>a</w:t>
      </w:r>
      <w:r w:rsidR="00583ED8" w:rsidRPr="00583ED8">
        <w:rPr>
          <w:lang w:val="en-GB"/>
        </w:rPr>
        <w:t xml:space="preserve"> fixed list of valid identifiers of named literal values. Attributes of an enumerated type may only take values from this list</w:t>
      </w:r>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51E6DE4F" w14:textId="7CDA1BE9" w:rsidR="00583ED8" w:rsidRDefault="00583ED8" w:rsidP="00583ED8">
      <w:pPr>
        <w:rPr>
          <w:lang w:val="en-GB"/>
        </w:rPr>
      </w:pPr>
      <w:r w:rsidRPr="00583ED8">
        <w:rPr>
          <w:lang w:val="en-GB"/>
        </w:rPr>
        <w:t xml:space="preserve">EXAMPLE 2: A feature attribute named length may have an attribute value 82.4 which belongs to the data type real  </w:t>
      </w:r>
    </w:p>
    <w:p w14:paraId="0EB69804" w14:textId="4EA03163" w:rsidR="00583ED8" w:rsidRPr="00583ED8" w:rsidRDefault="00532647" w:rsidP="00532647">
      <w:pPr>
        <w:pStyle w:val="dt"/>
        <w:rPr>
          <w:lang w:val="en-GB"/>
        </w:rPr>
      </w:pPr>
      <w:r w:rsidRPr="00583ED8">
        <w:rPr>
          <w:lang w:val="en-GB"/>
        </w:rPr>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pecification of the number of possible occurrences of a property, or the number of allowable elements that may participate in a given relationship</w:t>
      </w:r>
      <w:r>
        <w:rPr>
          <w:lang w:val="en-GB"/>
        </w:rPr>
        <w:t xml:space="preserve"> [ISO 19103]</w:t>
      </w:r>
    </w:p>
    <w:p w14:paraId="4220B163" w14:textId="2DED9899" w:rsidR="00583ED8" w:rsidRDefault="00583ED8" w:rsidP="00583ED8">
      <w:pPr>
        <w:rPr>
          <w:lang w:val="en-GB"/>
        </w:rPr>
      </w:pPr>
      <w:r w:rsidRPr="00583ED8">
        <w:rPr>
          <w:lang w:val="en-GB"/>
        </w:rPr>
        <w:t>EXAMPLES: 1..* (one to many); 1 (exactly one); 0..1 (zero or one)</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210" w:name="_Toc180593536"/>
      <w:bookmarkStart w:id="211" w:name="_Toc412810744"/>
      <w:bookmarkEnd w:id="209"/>
      <w:r w:rsidRPr="00CF30EA">
        <w:t>Abbreviations</w:t>
      </w:r>
      <w:bookmarkEnd w:id="210"/>
    </w:p>
    <w:bookmarkEnd w:id="211"/>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932FAC6" w:rsidR="007C6D08" w:rsidRDefault="007C6D08" w:rsidP="0069008F">
      <w:pPr>
        <w:tabs>
          <w:tab w:val="left" w:pos="993"/>
        </w:tabs>
        <w:spacing w:after="120" w:line="240" w:lineRule="auto"/>
        <w:rPr>
          <w:lang w:val="en-GB"/>
        </w:rPr>
      </w:pPr>
      <w:r>
        <w:rPr>
          <w:lang w:val="en-GB"/>
        </w:rPr>
        <w:t xml:space="preserve">In addition, this </w:t>
      </w:r>
      <w:r w:rsidR="001E1A83">
        <w:rPr>
          <w:lang w:val="en-GB"/>
        </w:rPr>
        <w:t>S</w:t>
      </w:r>
      <w:r>
        <w:rPr>
          <w:lang w:val="en-GB"/>
        </w:rPr>
        <w:t>pecification uses the following abbreviated terms:</w:t>
      </w:r>
    </w:p>
    <w:p w14:paraId="0A7F6349" w14:textId="00A4CA7D" w:rsidR="00FA1DBE" w:rsidRDefault="00FA1DBE" w:rsidP="00950599">
      <w:pPr>
        <w:tabs>
          <w:tab w:val="left" w:pos="993"/>
        </w:tabs>
        <w:spacing w:after="120" w:line="240" w:lineRule="auto"/>
        <w:ind w:left="1008" w:hanging="1008"/>
        <w:rPr>
          <w:lang w:val="en-GB"/>
        </w:rPr>
      </w:pPr>
      <w:r>
        <w:rPr>
          <w:lang w:val="en-GB"/>
        </w:rPr>
        <w:t>DCF</w:t>
      </w:r>
      <w:r>
        <w:rPr>
          <w:lang w:val="en-GB"/>
        </w:rPr>
        <w:tab/>
        <w:t xml:space="preserve">Data Coding Format. Indicates the coverage type (see S-100 </w:t>
      </w:r>
      <w:r w:rsidR="0088451B">
        <w:rPr>
          <w:lang w:val="en-GB"/>
        </w:rPr>
        <w:t>Part 10c clause 10c-10.1 – Data Coding Format). For S-104 Edition 2.0.</w:t>
      </w:r>
      <w:ins w:id="212" w:author="Raphael Malyankar" w:date="2026-08-02T16:23:00Z" w16du:dateUtc="2026-08-02T23:23:00Z">
        <w:r w:rsidR="00962E3C">
          <w:rPr>
            <w:lang w:val="en-GB"/>
          </w:rPr>
          <w:t>1</w:t>
        </w:r>
      </w:ins>
      <w:del w:id="213" w:author="Raphael Malyankar" w:date="2026-08-02T16:23:00Z" w16du:dateUtc="2026-08-02T23:23:00Z">
        <w:r w:rsidR="0088451B" w:rsidDel="00962E3C">
          <w:rPr>
            <w:lang w:val="en-GB"/>
          </w:rPr>
          <w:delText>0</w:delText>
        </w:r>
      </w:del>
      <w:r w:rsidR="0088451B">
        <w:rPr>
          <w:lang w:val="en-GB"/>
        </w:rPr>
        <w:t xml:space="preserve"> the only coverage type is regular grids (DCF 2).</w:t>
      </w:r>
    </w:p>
    <w:p w14:paraId="60557293" w14:textId="22EE3E2F" w:rsidR="00AA675A" w:rsidRDefault="00AA675A" w:rsidP="00950599">
      <w:pPr>
        <w:tabs>
          <w:tab w:val="left" w:pos="993"/>
        </w:tabs>
        <w:spacing w:after="120" w:line="240" w:lineRule="auto"/>
        <w:ind w:left="1008" w:hanging="1008"/>
        <w:rPr>
          <w:lang w:val="en-GB"/>
        </w:rPr>
      </w:pPr>
      <w:r>
        <w:rPr>
          <w:lang w:val="en-GB"/>
        </w:rPr>
        <w:t>FDG</w:t>
      </w:r>
      <w:r w:rsidR="00F64282">
        <w:rPr>
          <w:lang w:val="en-GB"/>
        </w:rPr>
        <w:tab/>
        <w:t>Feature Data Group.</w:t>
      </w:r>
      <w:r w:rsidR="0034323F">
        <w:rPr>
          <w:lang w:val="en-GB"/>
        </w:rPr>
        <w:t xml:space="preserve"> The values group specified in S-100 Part 10c</w:t>
      </w:r>
      <w:r w:rsidR="00E737D4">
        <w:rPr>
          <w:lang w:val="en-GB"/>
        </w:rPr>
        <w:t xml:space="preserve"> and represented by Level 3 and Level 4 in S-10</w:t>
      </w:r>
      <w:r w:rsidR="00A439FE">
        <w:rPr>
          <w:lang w:val="en-GB"/>
        </w:rPr>
        <w:t>4</w:t>
      </w:r>
      <w:r w:rsidR="00E737D4">
        <w:rPr>
          <w:lang w:val="en-GB"/>
        </w:rPr>
        <w:t xml:space="preserve"> </w:t>
      </w:r>
      <w:r w:rsidR="00A439FE">
        <w:rPr>
          <w:lang w:val="en-GB"/>
        </w:rPr>
        <w:t>Table 10-2</w:t>
      </w:r>
      <w:r w:rsidR="00E737D4">
        <w:rPr>
          <w:lang w:val="en-GB"/>
        </w:rPr>
        <w:t xml:space="preserve"> </w:t>
      </w:r>
      <w:bookmarkStart w:id="214" w:name="_Hlk180360417"/>
      <w:r w:rsidR="00E737D4">
        <w:rPr>
          <w:lang w:val="en-GB"/>
        </w:rPr>
        <w:t>(</w:t>
      </w:r>
      <w:r w:rsidR="00A439FE">
        <w:rPr>
          <w:lang w:val="en-GB"/>
        </w:rPr>
        <w:t>Overview</w:t>
      </w:r>
      <w:r w:rsidR="00E737D4">
        <w:rPr>
          <w:lang w:val="en-GB"/>
        </w:rPr>
        <w:t xml:space="preserve"> of </w:t>
      </w:r>
      <w:r w:rsidR="00A439FE">
        <w:rPr>
          <w:lang w:val="en-GB"/>
        </w:rPr>
        <w:t xml:space="preserve">an </w:t>
      </w:r>
      <w:r w:rsidR="00E737D4">
        <w:rPr>
          <w:lang w:val="en-GB"/>
        </w:rPr>
        <w:t>S-10</w:t>
      </w:r>
      <w:r w:rsidR="00A439FE">
        <w:rPr>
          <w:lang w:val="en-GB"/>
        </w:rPr>
        <w:t>4 data</w:t>
      </w:r>
      <w:r w:rsidR="00E737D4">
        <w:rPr>
          <w:lang w:val="en-GB"/>
        </w:rPr>
        <w:t xml:space="preserve"> product)</w:t>
      </w:r>
      <w:bookmarkEnd w:id="214"/>
      <w:r w:rsidR="00E737D4">
        <w:rPr>
          <w:lang w:val="en-GB"/>
        </w:rPr>
        <w:t>.</w:t>
      </w:r>
    </w:p>
    <w:p w14:paraId="43DCA396" w14:textId="34311DD4" w:rsidR="00AA675A" w:rsidRDefault="00AA675A" w:rsidP="00950599">
      <w:pPr>
        <w:tabs>
          <w:tab w:val="left" w:pos="993"/>
        </w:tabs>
        <w:spacing w:after="120" w:line="240" w:lineRule="auto"/>
        <w:ind w:left="1008" w:hanging="1008"/>
        <w:rPr>
          <w:lang w:val="en-GB"/>
        </w:rPr>
      </w:pPr>
      <w:r>
        <w:rPr>
          <w:lang w:val="en-GB"/>
        </w:rPr>
        <w:t>FIDS</w:t>
      </w:r>
      <w:r w:rsidR="00F64282">
        <w:rPr>
          <w:lang w:val="en-GB"/>
        </w:rPr>
        <w:tab/>
        <w:t xml:space="preserve">Feature </w:t>
      </w:r>
      <w:r w:rsidR="0034323F">
        <w:rPr>
          <w:lang w:val="en-GB"/>
        </w:rPr>
        <w:t>Information</w:t>
      </w:r>
      <w:r w:rsidR="00F64282">
        <w:rPr>
          <w:lang w:val="en-GB"/>
        </w:rPr>
        <w:t xml:space="preserve"> Data</w:t>
      </w:r>
      <w:r w:rsidR="001E1A83">
        <w:rPr>
          <w:lang w:val="en-GB"/>
        </w:rPr>
        <w:t>s</w:t>
      </w:r>
      <w:r w:rsidR="00F64282">
        <w:rPr>
          <w:lang w:val="en-GB"/>
        </w:rPr>
        <w:t>et</w:t>
      </w:r>
      <w:r w:rsidR="00347148">
        <w:rPr>
          <w:lang w:val="en-GB"/>
        </w:rPr>
        <w:t xml:space="preserve"> in</w:t>
      </w:r>
      <w:r w:rsidR="0034323F">
        <w:rPr>
          <w:lang w:val="en-GB"/>
        </w:rPr>
        <w:t xml:space="preserve"> “Group_F” </w:t>
      </w:r>
      <w:r w:rsidR="00347148">
        <w:rPr>
          <w:lang w:val="en-GB"/>
        </w:rPr>
        <w:t xml:space="preserve">- see </w:t>
      </w:r>
      <w:r w:rsidR="0034323F">
        <w:rPr>
          <w:lang w:val="en-GB"/>
        </w:rPr>
        <w:t>S-100 Part 10c</w:t>
      </w:r>
      <w:r w:rsidR="00186FDE">
        <w:rPr>
          <w:lang w:val="en-GB"/>
        </w:rPr>
        <w:t xml:space="preserve">. See </w:t>
      </w:r>
      <w:r w:rsidR="00E737D4">
        <w:rPr>
          <w:lang w:val="en-GB"/>
        </w:rPr>
        <w:t>S-10</w:t>
      </w:r>
      <w:r w:rsidR="00A439FE">
        <w:rPr>
          <w:lang w:val="en-GB"/>
        </w:rPr>
        <w:t>4</w:t>
      </w:r>
      <w:r w:rsidR="00E737D4">
        <w:rPr>
          <w:lang w:val="en-GB"/>
        </w:rPr>
        <w:t xml:space="preserve"> </w:t>
      </w:r>
      <w:r w:rsidR="00A439FE">
        <w:rPr>
          <w:lang w:val="en-GB"/>
        </w:rPr>
        <w:t>Table 10-2 (Overview of an S-104 data product)</w:t>
      </w:r>
      <w:r w:rsidR="00186FDE">
        <w:rPr>
          <w:lang w:val="en-GB"/>
        </w:rPr>
        <w:t xml:space="preserve"> and clause 10.2.</w:t>
      </w:r>
      <w:r w:rsidR="00A439FE">
        <w:rPr>
          <w:lang w:val="en-GB"/>
        </w:rPr>
        <w:t>2.2</w:t>
      </w:r>
      <w:r w:rsidR="00186FDE">
        <w:rPr>
          <w:lang w:val="en-GB"/>
        </w:rPr>
        <w:t>.</w:t>
      </w:r>
    </w:p>
    <w:p w14:paraId="027C935A" w14:textId="7785689C" w:rsidR="00AA675A" w:rsidRDefault="00AA675A" w:rsidP="00950599">
      <w:pPr>
        <w:tabs>
          <w:tab w:val="left" w:pos="993"/>
        </w:tabs>
        <w:spacing w:after="120" w:line="240" w:lineRule="auto"/>
        <w:ind w:left="1008" w:hanging="1008"/>
        <w:rPr>
          <w:lang w:val="en-GB"/>
        </w:rPr>
      </w:pPr>
      <w:r>
        <w:rPr>
          <w:lang w:val="en-GB"/>
        </w:rPr>
        <w:t>FINST</w:t>
      </w:r>
      <w:r w:rsidR="0034323F">
        <w:rPr>
          <w:lang w:val="en-GB"/>
        </w:rPr>
        <w:tab/>
        <w:t xml:space="preserve">Feature Instance. Instance of </w:t>
      </w:r>
      <w:r w:rsidR="00A439FE">
        <w:rPr>
          <w:lang w:val="en-GB"/>
        </w:rPr>
        <w:t xml:space="preserve">WaterLevel </w:t>
      </w:r>
      <w:r w:rsidR="0034323F">
        <w:rPr>
          <w:lang w:val="en-GB"/>
        </w:rPr>
        <w:t>in S-10</w:t>
      </w:r>
      <w:r w:rsidR="00A439FE">
        <w:rPr>
          <w:lang w:val="en-GB"/>
        </w:rPr>
        <w:t>4</w:t>
      </w:r>
      <w:r w:rsidR="0034323F">
        <w:rPr>
          <w:lang w:val="en-GB"/>
        </w:rPr>
        <w:t>.</w:t>
      </w:r>
      <w:r w:rsidR="00186FDE">
        <w:rPr>
          <w:lang w:val="en-GB"/>
        </w:rPr>
        <w:t xml:space="preserve"> Represents the </w:t>
      </w:r>
      <w:r w:rsidR="00A439FE">
        <w:rPr>
          <w:lang w:val="en-GB"/>
        </w:rPr>
        <w:t>WaterLevel</w:t>
      </w:r>
      <w:r w:rsidR="00186FDE">
        <w:rPr>
          <w:lang w:val="en-GB"/>
        </w:rPr>
        <w:t xml:space="preserve">.nn groups within the </w:t>
      </w:r>
      <w:r w:rsidR="00A439FE">
        <w:rPr>
          <w:lang w:val="en-GB"/>
        </w:rPr>
        <w:t>WaterLevel</w:t>
      </w:r>
      <w:r w:rsidR="00186FDE">
        <w:rPr>
          <w:lang w:val="en-GB"/>
        </w:rPr>
        <w:t xml:space="preserve"> feature type group.</w:t>
      </w:r>
    </w:p>
    <w:p w14:paraId="452A006E" w14:textId="540B2520" w:rsidR="00AA675A" w:rsidRDefault="00AA675A" w:rsidP="00950599">
      <w:pPr>
        <w:tabs>
          <w:tab w:val="left" w:pos="993"/>
        </w:tabs>
        <w:spacing w:after="120" w:line="240" w:lineRule="auto"/>
        <w:ind w:left="1008" w:hanging="1008"/>
        <w:rPr>
          <w:lang w:val="en-GB"/>
        </w:rPr>
      </w:pPr>
      <w:r>
        <w:rPr>
          <w:lang w:val="en-GB"/>
        </w:rPr>
        <w:t>FTYPE</w:t>
      </w:r>
      <w:r w:rsidR="0034323F">
        <w:rPr>
          <w:lang w:val="en-GB"/>
        </w:rPr>
        <w:tab/>
        <w:t xml:space="preserve">Feature Type. </w:t>
      </w:r>
      <w:r w:rsidR="00DF4A31">
        <w:rPr>
          <w:lang w:val="en-GB"/>
        </w:rPr>
        <w:t>Represents the c</w:t>
      </w:r>
      <w:r w:rsidR="00186FDE">
        <w:rPr>
          <w:lang w:val="en-GB"/>
        </w:rPr>
        <w:t xml:space="preserve">ontainer group </w:t>
      </w:r>
      <w:r w:rsidR="00A439FE">
        <w:rPr>
          <w:lang w:val="en-GB"/>
        </w:rPr>
        <w:t>WaterLevel</w:t>
      </w:r>
      <w:r w:rsidR="00186FDE">
        <w:rPr>
          <w:lang w:val="en-GB"/>
        </w:rPr>
        <w:t xml:space="preserve"> in S-10</w:t>
      </w:r>
      <w:r w:rsidR="00A439FE">
        <w:rPr>
          <w:lang w:val="en-GB"/>
        </w:rPr>
        <w:t>4</w:t>
      </w:r>
      <w:r w:rsidR="00186FDE">
        <w:rPr>
          <w:lang w:val="en-GB"/>
        </w:rPr>
        <w:t xml:space="preserve">. </w:t>
      </w:r>
      <w:r w:rsidR="00A80A08">
        <w:rPr>
          <w:lang w:val="en-GB"/>
        </w:rPr>
        <w:t>See</w:t>
      </w:r>
      <w:r w:rsidR="00DF4A31">
        <w:rPr>
          <w:lang w:val="en-GB"/>
        </w:rPr>
        <w:t xml:space="preserve"> Level 1 of </w:t>
      </w:r>
      <w:r w:rsidR="00230954">
        <w:rPr>
          <w:lang w:val="en-GB"/>
        </w:rPr>
        <w:t>S-104 Table 10-2 (Overview of an S-104 data product)</w:t>
      </w:r>
      <w:r w:rsidR="00DF4A31">
        <w:rPr>
          <w:lang w:val="en-GB"/>
        </w:rPr>
        <w:t>.</w:t>
      </w:r>
    </w:p>
    <w:p w14:paraId="775F4324" w14:textId="65273616" w:rsidR="00AA675A" w:rsidRDefault="00AA675A" w:rsidP="00950599">
      <w:pPr>
        <w:tabs>
          <w:tab w:val="left" w:pos="993"/>
        </w:tabs>
        <w:spacing w:after="120" w:line="240" w:lineRule="auto"/>
        <w:ind w:left="1008" w:hanging="1008"/>
        <w:rPr>
          <w:lang w:val="en-GB"/>
        </w:rPr>
      </w:pPr>
      <w:r>
        <w:rPr>
          <w:lang w:val="en-GB"/>
        </w:rPr>
        <w:t>FTYPE.N</w:t>
      </w:r>
      <w:r w:rsidR="0034323F">
        <w:rPr>
          <w:lang w:val="en-GB"/>
        </w:rPr>
        <w:tab/>
      </w:r>
      <w:r w:rsidR="00DF4A31">
        <w:rPr>
          <w:lang w:val="en-GB"/>
        </w:rPr>
        <w:t>Feature instance groups. “N” denotes t</w:t>
      </w:r>
      <w:r w:rsidR="0034323F">
        <w:rPr>
          <w:lang w:val="en-GB"/>
        </w:rPr>
        <w:t xml:space="preserve">he N-th Feature </w:t>
      </w:r>
      <w:r w:rsidR="00DF4A31">
        <w:rPr>
          <w:lang w:val="en-GB"/>
        </w:rPr>
        <w:t xml:space="preserve">instance </w:t>
      </w:r>
      <w:r w:rsidR="0034323F">
        <w:rPr>
          <w:lang w:val="en-GB"/>
        </w:rPr>
        <w:t>group in the dataset.</w:t>
      </w:r>
      <w:r w:rsidR="00A80A08">
        <w:rPr>
          <w:lang w:val="en-GB"/>
        </w:rPr>
        <w:t xml:space="preserve"> </w:t>
      </w:r>
      <w:r w:rsidR="00A80A08" w:rsidRPr="00A80A08">
        <w:rPr>
          <w:lang w:val="en-GB"/>
        </w:rPr>
        <w:t xml:space="preserve">See Level </w:t>
      </w:r>
      <w:r w:rsidR="00A80A08">
        <w:rPr>
          <w:lang w:val="en-GB"/>
        </w:rPr>
        <w:t>2</w:t>
      </w:r>
      <w:r w:rsidR="00A80A08" w:rsidRPr="00A80A08">
        <w:rPr>
          <w:lang w:val="en-GB"/>
        </w:rPr>
        <w:t xml:space="preserve"> of </w:t>
      </w:r>
      <w:r w:rsidR="00230954">
        <w:rPr>
          <w:lang w:val="en-GB"/>
        </w:rPr>
        <w:t>S-104 Table 10-2 (Overview of an S-104 data product)</w:t>
      </w:r>
      <w:r w:rsidR="00A80A08" w:rsidRPr="00A80A08">
        <w:rPr>
          <w:lang w:val="en-GB"/>
        </w:rPr>
        <w:t>.</w:t>
      </w:r>
    </w:p>
    <w:p w14:paraId="25641C0D" w14:textId="600B9F89" w:rsidR="00FA1DBE" w:rsidRDefault="00FA1DBE" w:rsidP="00950599">
      <w:pPr>
        <w:tabs>
          <w:tab w:val="left" w:pos="993"/>
        </w:tabs>
        <w:spacing w:after="120" w:line="240" w:lineRule="auto"/>
        <w:ind w:left="1008" w:hanging="1008"/>
        <w:rPr>
          <w:lang w:val="en-GB"/>
        </w:rPr>
      </w:pPr>
      <w:r>
        <w:rPr>
          <w:lang w:val="en-GB"/>
        </w:rPr>
        <w:t>FX</w:t>
      </w:r>
      <w:r>
        <w:rPr>
          <w:lang w:val="en-GB"/>
        </w:rPr>
        <w:tab/>
        <w:t>Feature code. The alphanumeric code for a feature type, as specified in the feature catalogue. For S-104 Edition 2.0.</w:t>
      </w:r>
      <w:ins w:id="215" w:author="Raphael Malyankar" w:date="2026-08-02T16:23:00Z" w16du:dateUtc="2026-08-02T23:23:00Z">
        <w:r w:rsidR="00962E3C">
          <w:rPr>
            <w:lang w:val="en-GB"/>
          </w:rPr>
          <w:t>1</w:t>
        </w:r>
      </w:ins>
      <w:del w:id="216" w:author="Raphael Malyankar" w:date="2026-08-02T16:23:00Z" w16du:dateUtc="2026-08-02T23:23:00Z">
        <w:r w:rsidDel="00962E3C">
          <w:rPr>
            <w:lang w:val="en-GB"/>
          </w:rPr>
          <w:delText>0</w:delText>
        </w:r>
      </w:del>
      <w:r>
        <w:rPr>
          <w:lang w:val="en-GB"/>
        </w:rPr>
        <w:t xml:space="preserve"> there is a single feature type, whose feature code is “WaterLevel”.</w:t>
      </w:r>
    </w:p>
    <w:p w14:paraId="69424B59" w14:textId="69B045A7" w:rsidR="002F1B65" w:rsidRDefault="002F1B65" w:rsidP="00950599">
      <w:pPr>
        <w:tabs>
          <w:tab w:val="left" w:pos="993"/>
        </w:tabs>
        <w:spacing w:after="120" w:line="240" w:lineRule="auto"/>
        <w:ind w:left="1008" w:hanging="1008"/>
        <w:rPr>
          <w:lang w:val="en-GB"/>
        </w:rPr>
      </w:pPr>
      <w:r>
        <w:rPr>
          <w:lang w:val="en-GB"/>
        </w:rPr>
        <w:lastRenderedPageBreak/>
        <w:t>&lt;code&gt;</w:t>
      </w:r>
      <w:r>
        <w:rPr>
          <w:lang w:val="en-GB"/>
        </w:rPr>
        <w:tab/>
        <w:t xml:space="preserve">The code for a particular attribute in the values record. Codes for attributes defined in the Product Specification can also be found in the feature catalogue as well as in Group_F in the HDF5 file. (Mismatches between the values record and </w:t>
      </w:r>
      <w:r w:rsidR="00A439FE">
        <w:rPr>
          <w:lang w:val="en-GB"/>
        </w:rPr>
        <w:t>the feature catalogue or Group_F are errors.)</w:t>
      </w:r>
      <w:r>
        <w:rPr>
          <w:lang w:val="en-GB"/>
        </w:rPr>
        <w:t xml:space="preserve"> </w:t>
      </w:r>
    </w:p>
    <w:p w14:paraId="43A9A2A5" w14:textId="453BD2BB" w:rsidR="002F1B65" w:rsidRDefault="002F1B65" w:rsidP="00950599">
      <w:pPr>
        <w:tabs>
          <w:tab w:val="left" w:pos="993"/>
        </w:tabs>
        <w:spacing w:after="120" w:line="240" w:lineRule="auto"/>
        <w:ind w:left="1008" w:hanging="1008"/>
        <w:rPr>
          <w:lang w:val="en-GB"/>
        </w:rPr>
      </w:pPr>
      <w:r>
        <w:rPr>
          <w:lang w:val="en-GB"/>
        </w:rPr>
        <w:t>&lt;name&gt;</w:t>
      </w:r>
      <w:r>
        <w:rPr>
          <w:lang w:val="en-GB"/>
        </w:rPr>
        <w:tab/>
      </w:r>
      <w:r w:rsidR="00A439FE">
        <w:rPr>
          <w:lang w:val="en-GB"/>
        </w:rPr>
        <w:t>The name of an attribute. Can be found in the feature catalogue as well as Group_F in the HDF5 file.</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217" w:name="_Toc180593537"/>
      <w:r>
        <w:t>Symbols</w:t>
      </w:r>
      <w:bookmarkEnd w:id="217"/>
    </w:p>
    <w:p w14:paraId="36A4AC67" w14:textId="2A6D0CB5" w:rsidR="000032F1" w:rsidRPr="003A655F" w:rsidRDefault="00A8001D" w:rsidP="00F445AD">
      <w:pPr>
        <w:rPr>
          <w:lang w:val="en-GB"/>
        </w:rPr>
      </w:pPr>
      <w:r>
        <w:rPr>
          <w:lang w:val="en-GB"/>
        </w:rPr>
        <w:t>The symbols used in logical and spatial expressions</w:t>
      </w:r>
      <w:r w:rsidR="00FA4269">
        <w:rPr>
          <w:lang w:val="en-GB"/>
        </w:rPr>
        <w:t xml:space="preserve"> are defined in S-158 clause 1.3.3 (Symbols).</w:t>
      </w: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218" w:name="_Toc180593538"/>
      <w:bookmarkStart w:id="219" w:name="_Toc412810746"/>
      <w:r w:rsidRPr="00CF30EA">
        <w:rPr>
          <w:lang w:val="en-GB"/>
        </w:rPr>
        <w:t>Use of language</w:t>
      </w:r>
      <w:bookmarkEnd w:id="218"/>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13"/>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13"/>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13"/>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220" w:name="_Toc180593539"/>
      <w:r w:rsidRPr="00CF30EA">
        <w:rPr>
          <w:lang w:val="en-GB"/>
        </w:rPr>
        <w:t xml:space="preserve">General </w:t>
      </w:r>
      <w:r w:rsidR="001F3EEB">
        <w:rPr>
          <w:lang w:val="en-GB"/>
        </w:rPr>
        <w:t>d</w:t>
      </w:r>
      <w:r w:rsidRPr="00CF30EA">
        <w:rPr>
          <w:lang w:val="en-GB"/>
        </w:rPr>
        <w:t>escription</w:t>
      </w:r>
      <w:bookmarkEnd w:id="220"/>
    </w:p>
    <w:p w14:paraId="0BBAB8DA" w14:textId="35799101" w:rsidR="007724B6" w:rsidRDefault="007724B6" w:rsidP="007724B6">
      <w:pPr>
        <w:rPr>
          <w:lang w:val="en-GB"/>
        </w:rPr>
      </w:pPr>
      <w:r>
        <w:rPr>
          <w:lang w:val="en-GB"/>
        </w:rPr>
        <w:t>S-158</w:t>
      </w:r>
      <w:r w:rsidR="00E5222B">
        <w:rPr>
          <w:lang w:val="en-GB"/>
        </w:rPr>
        <w:t>:</w:t>
      </w:r>
      <w:r w:rsidR="00FA501A">
        <w:rPr>
          <w:lang w:val="en-GB"/>
        </w:rPr>
        <w:t>104</w:t>
      </w:r>
      <w:r w:rsidR="007C6D08">
        <w:rPr>
          <w:lang w:val="en-GB"/>
        </w:rPr>
        <w:t xml:space="preserve"> </w:t>
      </w:r>
      <w:r>
        <w:rPr>
          <w:lang w:val="en-GB"/>
        </w:rPr>
        <w:t xml:space="preserve">is a specification describing </w:t>
      </w:r>
      <w:r w:rsidR="00E5222B">
        <w:rPr>
          <w:lang w:val="en-GB"/>
        </w:rPr>
        <w:t xml:space="preserve">product-specific </w:t>
      </w:r>
      <w:r>
        <w:rPr>
          <w:lang w:val="en-GB"/>
        </w:rPr>
        <w:t xml:space="preserve">validation checks for </w:t>
      </w:r>
      <w:r w:rsidR="00417467">
        <w:rPr>
          <w:lang w:val="en-GB"/>
        </w:rPr>
        <w:t>S-104</w:t>
      </w:r>
      <w:r w:rsidR="007C6D08">
        <w:rPr>
          <w:lang w:val="en-GB"/>
        </w:rPr>
        <w:t xml:space="preserve"> </w:t>
      </w:r>
      <w:r w:rsidR="004F095A">
        <w:rPr>
          <w:lang w:val="en-GB"/>
        </w:rPr>
        <w:t>products.</w:t>
      </w:r>
      <w:r>
        <w:rPr>
          <w:lang w:val="en-GB"/>
        </w:rPr>
        <w:t xml:space="preserve"> </w:t>
      </w:r>
      <w:r w:rsidR="004F095A">
        <w:rPr>
          <w:lang w:val="en-GB"/>
        </w:rPr>
        <w:t>T</w:t>
      </w:r>
      <w:r>
        <w:rPr>
          <w:lang w:val="en-GB"/>
        </w:rPr>
        <w:t xml:space="preserve">here are no data products based directly on </w:t>
      </w:r>
      <w:r w:rsidR="004F095A" w:rsidRPr="00F445AD">
        <w:rPr>
          <w:lang w:val="en-GB"/>
        </w:rPr>
        <w:t xml:space="preserve">this edition of </w:t>
      </w:r>
      <w:r w:rsidRPr="00F445AD">
        <w:rPr>
          <w:lang w:val="en-GB"/>
        </w:rPr>
        <w:t>S-158</w:t>
      </w:r>
      <w:r w:rsidR="004F095A" w:rsidRPr="00F445AD">
        <w:rPr>
          <w:lang w:val="en-GB"/>
        </w:rPr>
        <w:t>:</w:t>
      </w:r>
      <w:r w:rsidR="00FA501A" w:rsidRPr="00F445AD">
        <w:rPr>
          <w:lang w:val="en-GB"/>
        </w:rPr>
        <w:t>104</w:t>
      </w:r>
      <w:r w:rsidR="007C6D08">
        <w:rPr>
          <w:lang w:val="en-GB"/>
        </w:rPr>
        <w:t xml:space="preserve"> </w:t>
      </w:r>
      <w:r>
        <w:rPr>
          <w:lang w:val="en-GB"/>
        </w:rPr>
        <w:t>and therefore no general information applicable to data products conforming to it.</w:t>
      </w:r>
    </w:p>
    <w:p w14:paraId="0BED95DF" w14:textId="169B012F" w:rsidR="00165EA7" w:rsidRPr="00165EA7" w:rsidRDefault="00217B74" w:rsidP="00F445AD">
      <w:pPr>
        <w:rPr>
          <w:lang w:val="en-GB"/>
        </w:rPr>
      </w:pPr>
      <w:r w:rsidRPr="00217B74">
        <w:rPr>
          <w:lang w:val="en-GB"/>
        </w:rPr>
        <w:t xml:space="preserve">The </w:t>
      </w:r>
      <w:r>
        <w:rPr>
          <w:lang w:val="en-GB"/>
        </w:rPr>
        <w:t xml:space="preserve">validation </w:t>
      </w:r>
      <w:r w:rsidRPr="00217B74">
        <w:rPr>
          <w:lang w:val="en-GB"/>
        </w:rPr>
        <w:t xml:space="preserve">checks are intended for production systems designed to produce </w:t>
      </w:r>
      <w:r w:rsidR="00417467">
        <w:rPr>
          <w:lang w:val="en-GB"/>
        </w:rPr>
        <w:t>S-104</w:t>
      </w:r>
      <w:r w:rsidRPr="00217B74">
        <w:rPr>
          <w:lang w:val="en-GB"/>
        </w:rPr>
        <w:t xml:space="preserve"> </w:t>
      </w:r>
      <w:r w:rsidR="00FD5D8C">
        <w:rPr>
          <w:lang w:val="en-GB"/>
        </w:rPr>
        <w:t>Water Level Information for Surface Navigation</w:t>
      </w:r>
      <w:r w:rsidRPr="00217B74">
        <w:rPr>
          <w:lang w:val="en-GB"/>
        </w:rPr>
        <w:t xml:space="preserve"> datasets. The checks can be administered at any time during the production phase.</w:t>
      </w:r>
      <w:bookmarkEnd w:id="219"/>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221" w:name="_Toc180593540"/>
      <w:bookmarkStart w:id="222" w:name="_Toc412810747"/>
      <w:r w:rsidRPr="00CF30EA">
        <w:rPr>
          <w:lang w:val="en-GB"/>
        </w:rPr>
        <w:t>Specification metadata and maintenance</w:t>
      </w:r>
      <w:bookmarkEnd w:id="221"/>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223" w:name="_Toc180593541"/>
      <w:bookmarkEnd w:id="222"/>
      <w:r w:rsidRPr="00CF30EA">
        <w:t xml:space="preserve">Specification </w:t>
      </w:r>
      <w:r w:rsidR="00165EA7">
        <w:t>m</w:t>
      </w:r>
      <w:r w:rsidRPr="00CF30EA">
        <w:t>etadata</w:t>
      </w:r>
      <w:bookmarkEnd w:id="223"/>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50F51F3C"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0C783B" w:rsidRPr="000C783B">
        <w:rPr>
          <w:lang w:val="en-GB"/>
        </w:rPr>
        <w:t>Water Level Information for Surface Navigation</w:t>
      </w:r>
      <w:r w:rsidR="000C783B" w:rsidRPr="000C783B" w:rsidDel="000C783B">
        <w:rPr>
          <w:lang w:val="en-GB"/>
        </w:rPr>
        <w:t xml:space="preserve"> </w:t>
      </w:r>
      <w:r w:rsidR="00113EC1">
        <w:rPr>
          <w:lang w:val="en-GB"/>
        </w:rPr>
        <w:t>Validation Checks</w:t>
      </w:r>
    </w:p>
    <w:p w14:paraId="1501621B" w14:textId="67F04DA3"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r w:rsidR="00A900EB">
        <w:rPr>
          <w:lang w:val="en-GB"/>
        </w:rPr>
        <w:t>1</w:t>
      </w:r>
      <w:r>
        <w:rPr>
          <w:lang w:val="en-GB"/>
        </w:rPr>
        <w:t>.</w:t>
      </w:r>
      <w:ins w:id="224" w:author="Raphael Malyankar" w:date="2026-08-02T16:21:00Z" w16du:dateUtc="2026-08-02T23:21:00Z">
        <w:r w:rsidR="00962E3C">
          <w:rPr>
            <w:lang w:val="en-GB"/>
          </w:rPr>
          <w:t>1</w:t>
        </w:r>
      </w:ins>
      <w:del w:id="225" w:author="Raphael Malyankar" w:date="2026-08-02T16:21:00Z" w16du:dateUtc="2026-08-02T23:21:00Z">
        <w:r w:rsidR="00A900EB" w:rsidDel="00962E3C">
          <w:rPr>
            <w:lang w:val="en-GB"/>
          </w:rPr>
          <w:delText>0</w:delText>
        </w:r>
      </w:del>
      <w:r>
        <w:rPr>
          <w:lang w:val="en-GB"/>
        </w:rPr>
        <w:t>.0</w:t>
      </w:r>
    </w:p>
    <w:p w14:paraId="0F27C97C" w14:textId="3B27559E"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del w:id="226" w:author="Raphael Malyankar" w:date="2026-08-02T16:21:00Z" w16du:dateUtc="2026-08-02T23:21:00Z">
        <w:r w:rsidR="00DE5DF0" w:rsidDel="00962E3C">
          <w:rPr>
            <w:lang w:val="en-GB"/>
          </w:rPr>
          <w:delText>202</w:delText>
        </w:r>
        <w:r w:rsidR="00A900EB" w:rsidDel="00962E3C">
          <w:rPr>
            <w:lang w:val="en-GB"/>
          </w:rPr>
          <w:delText>5</w:delText>
        </w:r>
        <w:r w:rsidR="00DE5DF0" w:rsidDel="00962E3C">
          <w:rPr>
            <w:lang w:val="en-GB"/>
          </w:rPr>
          <w:delText>-</w:delText>
        </w:r>
        <w:r w:rsidR="00A900EB" w:rsidDel="00962E3C">
          <w:rPr>
            <w:lang w:val="en-GB"/>
          </w:rPr>
          <w:delText>0</w:delText>
        </w:r>
        <w:r w:rsidR="00072186" w:rsidDel="00962E3C">
          <w:rPr>
            <w:lang w:val="en-GB"/>
          </w:rPr>
          <w:delText>5</w:delText>
        </w:r>
        <w:r w:rsidR="00A900EB" w:rsidDel="00962E3C">
          <w:rPr>
            <w:lang w:val="en-GB"/>
          </w:rPr>
          <w:delText>-</w:delText>
        </w:r>
        <w:r w:rsidR="00072186" w:rsidDel="00962E3C">
          <w:rPr>
            <w:lang w:val="en-GB"/>
          </w:rPr>
          <w:delText>0</w:delText>
        </w:r>
        <w:r w:rsidR="002246F2" w:rsidDel="00962E3C">
          <w:rPr>
            <w:lang w:val="en-GB"/>
          </w:rPr>
          <w:delText>8</w:delText>
        </w:r>
      </w:del>
      <w:ins w:id="227" w:author="Raphael Malyankar" w:date="2026-08-02T16:21:00Z" w16du:dateUtc="2026-08-02T23:21:00Z">
        <w:r w:rsidR="00962E3C">
          <w:rPr>
            <w:lang w:val="en-GB"/>
          </w:rPr>
          <w:t>2026-0</w:t>
        </w:r>
      </w:ins>
      <w:ins w:id="228" w:author="Raphael Malyankar" w:date="2026-09-09T17:53:00Z" w16du:dateUtc="2026-09-10T00:53:00Z">
        <w:r w:rsidR="00EC526F">
          <w:rPr>
            <w:lang w:val="en-GB"/>
          </w:rPr>
          <w:t>9-15</w:t>
        </w:r>
      </w:ins>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Hyperlink"/>
            <w:lang w:val="en-GB"/>
          </w:rPr>
          <w:t>https://registry.iho.int</w:t>
        </w:r>
      </w:hyperlink>
      <w:r w:rsidR="00913A48">
        <w:rPr>
          <w:lang w:val="en-GB"/>
        </w:rPr>
        <w:t xml:space="preserve"> </w:t>
      </w:r>
    </w:p>
    <w:p w14:paraId="4CADA9E7" w14:textId="05110FD0"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w:t>
      </w:r>
      <w:r w:rsidR="00FA501A">
        <w:rPr>
          <w:lang w:val="en-GB"/>
        </w:rPr>
        <w:t>104</w:t>
      </w:r>
    </w:p>
    <w:p w14:paraId="3D5BEFB7" w14:textId="390435CE"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1C137B" w:rsidRPr="001C137B">
        <w:rPr>
          <w:lang w:val="en-GB"/>
        </w:rPr>
        <w:t xml:space="preserve">IHO </w:t>
      </w:r>
      <w:r w:rsidR="00417467">
        <w:rPr>
          <w:lang w:val="en-GB"/>
        </w:rPr>
        <w:t>S-104</w:t>
      </w:r>
      <w:r w:rsidR="0010055A">
        <w:rPr>
          <w:lang w:val="en-GB"/>
        </w:rPr>
        <w:t xml:space="preserve"> Project Team of the IHO </w:t>
      </w:r>
      <w:r w:rsidR="00A47B9B">
        <w:rPr>
          <w:lang w:val="en-GB"/>
        </w:rPr>
        <w:t>Tides, Water Level and Currents</w:t>
      </w:r>
      <w:r w:rsidR="0010055A">
        <w:rPr>
          <w:lang w:val="en-GB"/>
        </w:rPr>
        <w:t xml:space="preserve"> Working Group</w:t>
      </w:r>
      <w:r w:rsidR="001C137B">
        <w:rPr>
          <w:lang w:val="en-GB"/>
        </w:rPr>
        <w:t xml:space="preserve"> </w:t>
      </w:r>
      <w:r w:rsidR="00C1013B" w:rsidRPr="00CF30EA">
        <w:rPr>
          <w:lang w:val="en-GB"/>
        </w:rPr>
        <w:t xml:space="preserve">and made available via the </w:t>
      </w:r>
      <w:r w:rsidR="00C1013B" w:rsidRPr="00CF30EA">
        <w:rPr>
          <w:lang w:val="en-GB"/>
        </w:rPr>
        <w:lastRenderedPageBreak/>
        <w:t xml:space="preserve">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229" w:name="_Toc180593542"/>
      <w:bookmarkStart w:id="230" w:name="_Toc412810749"/>
      <w:r w:rsidRPr="00CF30EA">
        <w:t>Specification maintenance</w:t>
      </w:r>
      <w:bookmarkEnd w:id="229"/>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230"/>
    <w:p w14:paraId="1BC15EB1" w14:textId="3F8A8713"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w:t>
      </w:r>
      <w:r w:rsidR="00FA501A">
        <w:rPr>
          <w:lang w:val="en-GB"/>
        </w:rPr>
        <w:t>104</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406CB4C0" w:rsidR="00C131AE" w:rsidRPr="00CF30EA" w:rsidRDefault="00A45A72" w:rsidP="00913A48">
      <w:pPr>
        <w:spacing w:after="120" w:line="240" w:lineRule="auto"/>
        <w:rPr>
          <w:lang w:val="en-GB"/>
        </w:rPr>
      </w:pPr>
      <w:r>
        <w:rPr>
          <w:lang w:val="en-GB"/>
        </w:rPr>
        <w:t>S-158</w:t>
      </w:r>
      <w:r w:rsidR="004F095A">
        <w:rPr>
          <w:lang w:val="en-GB"/>
        </w:rPr>
        <w:t>:</w:t>
      </w:r>
      <w:r w:rsidR="00FA501A">
        <w:rPr>
          <w:lang w:val="en-GB"/>
        </w:rPr>
        <w:t>104</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2B4DC97C" w14:textId="61F9E508" w:rsidR="009177D0" w:rsidRPr="00A7584B" w:rsidRDefault="009177D0" w:rsidP="009177D0">
      <w:pPr>
        <w:spacing w:after="120" w:line="240" w:lineRule="auto"/>
        <w:rPr>
          <w:lang w:val="en-GB"/>
        </w:rPr>
      </w:pPr>
      <w:r w:rsidRPr="00A7584B">
        <w:rPr>
          <w:lang w:val="en-GB"/>
        </w:rPr>
        <w:t>New Editions of S-158:10</w:t>
      </w:r>
      <w:r>
        <w:rPr>
          <w:lang w:val="en-GB"/>
        </w:rPr>
        <w:t>4</w:t>
      </w:r>
      <w:r w:rsidRPr="00A7584B">
        <w:rPr>
          <w:lang w:val="en-GB"/>
        </w:rPr>
        <w:t xml:space="preserve"> include at least one of the following changes:</w:t>
      </w:r>
    </w:p>
    <w:p w14:paraId="62376473" w14:textId="77777777" w:rsidR="009177D0" w:rsidRPr="00A7584B" w:rsidRDefault="009177D0" w:rsidP="009177D0">
      <w:pPr>
        <w:pStyle w:val="ListParagraph"/>
        <w:numPr>
          <w:ilvl w:val="0"/>
          <w:numId w:val="23"/>
        </w:numPr>
        <w:spacing w:line="240" w:lineRule="auto"/>
        <w:rPr>
          <w:lang w:val="en-GB"/>
        </w:rPr>
      </w:pPr>
      <w:r w:rsidRPr="00A7584B">
        <w:rPr>
          <w:lang w:val="en-GB"/>
        </w:rPr>
        <w:t>introduce a new validation check (of any classification);</w:t>
      </w:r>
    </w:p>
    <w:p w14:paraId="021577C8" w14:textId="77777777" w:rsidR="009177D0" w:rsidRPr="00A7584B" w:rsidRDefault="009177D0" w:rsidP="009177D0">
      <w:pPr>
        <w:pStyle w:val="ListParagraph"/>
        <w:numPr>
          <w:ilvl w:val="0"/>
          <w:numId w:val="23"/>
        </w:numPr>
        <w:spacing w:line="240" w:lineRule="auto"/>
        <w:rPr>
          <w:lang w:val="en-GB"/>
        </w:rPr>
      </w:pPr>
      <w:r w:rsidRPr="00A7584B">
        <w:rPr>
          <w:lang w:val="en-GB"/>
        </w:rPr>
        <w:t>remove an existing validation check (of any classification);</w:t>
      </w:r>
    </w:p>
    <w:p w14:paraId="0CA0EBA2" w14:textId="77777777" w:rsidR="009177D0" w:rsidRPr="00A7584B" w:rsidRDefault="009177D0" w:rsidP="009177D0">
      <w:pPr>
        <w:pStyle w:val="ListParagraph"/>
        <w:numPr>
          <w:ilvl w:val="0"/>
          <w:numId w:val="23"/>
        </w:numPr>
        <w:spacing w:line="240" w:lineRule="auto"/>
        <w:rPr>
          <w:lang w:val="en-GB"/>
        </w:rPr>
      </w:pPr>
      <w:r w:rsidRPr="00A7584B">
        <w:rPr>
          <w:lang w:val="en-GB"/>
        </w:rPr>
        <w:t>change the classification of a validation check, whether upgrade (such as Error to Critical) or downgrade (such as Error to Warning);</w:t>
      </w:r>
    </w:p>
    <w:p w14:paraId="147C4D45" w14:textId="77777777" w:rsidR="009177D0" w:rsidRPr="00A7584B" w:rsidRDefault="009177D0" w:rsidP="009177D0">
      <w:pPr>
        <w:pStyle w:val="ListParagraph"/>
        <w:numPr>
          <w:ilvl w:val="0"/>
          <w:numId w:val="23"/>
        </w:numPr>
        <w:spacing w:line="240" w:lineRule="auto"/>
        <w:rPr>
          <w:lang w:val="en-GB"/>
        </w:rPr>
      </w:pPr>
      <w:r w:rsidRPr="00A7584B">
        <w:rPr>
          <w:lang w:val="en-GB"/>
        </w:rPr>
        <w:t>extend a validation check to include new features, conditions, etc., in a way that requires validation software manufacturers to change their software.</w:t>
      </w:r>
    </w:p>
    <w:p w14:paraId="7FAD0900" w14:textId="56F88130" w:rsidR="009177D0" w:rsidRPr="00A7584B" w:rsidRDefault="009177D0" w:rsidP="009177D0">
      <w:pPr>
        <w:spacing w:after="120" w:line="240" w:lineRule="auto"/>
        <w:rPr>
          <w:lang w:val="en-GB"/>
        </w:rPr>
      </w:pPr>
      <w:r w:rsidRPr="00A7584B">
        <w:rPr>
          <w:lang w:val="en-GB"/>
        </w:rPr>
        <w:t>New Editions are likely to require validation software manufacturers to change their software or invalidate datasets which passed validation according to the previous Edition of S-158:10</w:t>
      </w:r>
      <w:r>
        <w:rPr>
          <w:lang w:val="en-GB"/>
        </w:rPr>
        <w:t>4</w:t>
      </w:r>
      <w:r w:rsidRPr="00A7584B">
        <w:rPr>
          <w:lang w:val="en-GB"/>
        </w:rPr>
        <w:t>.</w:t>
      </w:r>
    </w:p>
    <w:p w14:paraId="2C3F37C1" w14:textId="77777777" w:rsidR="009177D0" w:rsidRPr="00CF30EA" w:rsidRDefault="009177D0" w:rsidP="009177D0">
      <w:pPr>
        <w:spacing w:after="120" w:line="240" w:lineRule="auto"/>
        <w:rPr>
          <w:lang w:val="en-GB"/>
        </w:rPr>
      </w:pPr>
      <w:r w:rsidRPr="00A7584B">
        <w:rPr>
          <w:lang w:val="en-GB"/>
        </w:rPr>
        <w:t>All cumulative revisions and clarifications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F9913B1" w14:textId="4C4344D2" w:rsidR="009177D0" w:rsidRPr="00A7584B" w:rsidRDefault="009177D0" w:rsidP="009177D0">
      <w:pPr>
        <w:spacing w:after="120" w:line="240" w:lineRule="auto"/>
        <w:rPr>
          <w:lang w:val="en-GB"/>
        </w:rPr>
      </w:pPr>
      <w:r w:rsidRPr="00A7584B">
        <w:rPr>
          <w:lang w:val="en-GB"/>
        </w:rPr>
        <w:t>Revisions are defined as substantive semantic changes to S-158:10</w:t>
      </w:r>
      <w:r>
        <w:rPr>
          <w:lang w:val="en-GB"/>
        </w:rPr>
        <w:t>4</w:t>
      </w:r>
      <w:r w:rsidRPr="00A7584B">
        <w:rPr>
          <w:lang w:val="en-GB"/>
        </w:rPr>
        <w:t>. Typically, revisions will change S-158:10</w:t>
      </w:r>
      <w:r>
        <w:rPr>
          <w:lang w:val="en-GB"/>
        </w:rPr>
        <w:t>4</w:t>
      </w:r>
      <w:r w:rsidRPr="00A7584B">
        <w:rPr>
          <w:lang w:val="en-GB"/>
        </w:rPr>
        <w:t xml:space="preserve"> to correct factual errors or introduce necessary changes that have become evident as a result of practical experience or changing circumstances. Revisions include corrections of misinterpretations of </w:t>
      </w:r>
      <w:r>
        <w:rPr>
          <w:lang w:val="en-GB"/>
        </w:rPr>
        <w:t xml:space="preserve">S-100 or </w:t>
      </w:r>
      <w:r w:rsidRPr="00A7584B">
        <w:rPr>
          <w:lang w:val="en-GB"/>
        </w:rPr>
        <w:t>S-10</w:t>
      </w:r>
      <w:r>
        <w:rPr>
          <w:lang w:val="en-GB"/>
        </w:rPr>
        <w:t>4</w:t>
      </w:r>
      <w:r w:rsidRPr="00A7584B">
        <w:rPr>
          <w:lang w:val="en-GB"/>
        </w:rPr>
        <w:t>, or extensions to checks that do not require changes to validation software..</w:t>
      </w:r>
    </w:p>
    <w:p w14:paraId="0E95480B" w14:textId="77777777" w:rsidR="009177D0" w:rsidRDefault="009177D0" w:rsidP="009177D0">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63AE76EC" w14:textId="0F5D8706" w:rsidR="009177D0" w:rsidRPr="00A7584B" w:rsidRDefault="009177D0" w:rsidP="009177D0">
      <w:pPr>
        <w:spacing w:after="120" w:line="240" w:lineRule="auto"/>
        <w:rPr>
          <w:lang w:val="en-GB"/>
        </w:rPr>
      </w:pPr>
      <w:r w:rsidRPr="00A7584B">
        <w:rPr>
          <w:lang w:val="en-GB"/>
        </w:rPr>
        <w:t>Clarifications are changes to S-158:10</w:t>
      </w:r>
      <w:r>
        <w:rPr>
          <w:lang w:val="en-GB"/>
        </w:rPr>
        <w:t>4</w:t>
      </w:r>
      <w:r w:rsidRPr="00A7584B">
        <w:rPr>
          <w:lang w:val="en-GB"/>
        </w:rPr>
        <w:t xml:space="preserve"> arising from non-substantive reasons.</w:t>
      </w:r>
    </w:p>
    <w:p w14:paraId="371538CA" w14:textId="77777777" w:rsidR="009177D0" w:rsidRPr="00CF30EA" w:rsidRDefault="009177D0" w:rsidP="009177D0">
      <w:pPr>
        <w:spacing w:after="120" w:line="240" w:lineRule="auto"/>
        <w:rPr>
          <w:lang w:val="en-GB"/>
        </w:rPr>
      </w:pPr>
      <w:r w:rsidRPr="00A7584B">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28F0F493"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008F2DB7">
        <w:rPr>
          <w:lang w:val="en-GB"/>
        </w:rPr>
        <w:t>:</w:t>
      </w:r>
      <w:r w:rsidR="00FA501A">
        <w:rPr>
          <w:lang w:val="en-GB"/>
        </w:rPr>
        <w:t>104</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41E9966" w14:textId="5F01F6F1" w:rsidR="00861E96" w:rsidRDefault="00861E96" w:rsidP="00611211">
      <w:pPr>
        <w:pStyle w:val="Heading1"/>
        <w:rPr>
          <w:lang w:val="en-GB"/>
        </w:rPr>
      </w:pPr>
      <w:bookmarkStart w:id="231" w:name="_Toc180593543"/>
      <w:r>
        <w:rPr>
          <w:lang w:val="en-GB"/>
        </w:rPr>
        <w:t>Check Structure</w:t>
      </w:r>
      <w:bookmarkEnd w:id="231"/>
    </w:p>
    <w:p w14:paraId="0296BAF2" w14:textId="3EE38458" w:rsidR="00E735DA" w:rsidRDefault="00964AB6" w:rsidP="003E0544">
      <w:pPr>
        <w:tabs>
          <w:tab w:val="left" w:pos="1701"/>
        </w:tabs>
        <w:spacing w:after="120" w:line="240" w:lineRule="auto"/>
        <w:rPr>
          <w:lang w:val="en-GB"/>
        </w:rPr>
      </w:pPr>
      <w:r>
        <w:rPr>
          <w:lang w:val="en-GB"/>
        </w:rPr>
        <w:t>Check structure in S-158:</w:t>
      </w:r>
      <w:r w:rsidR="00FA501A">
        <w:rPr>
          <w:lang w:val="en-GB"/>
        </w:rPr>
        <w:t>104</w:t>
      </w:r>
      <w:r>
        <w:rPr>
          <w:lang w:val="en-GB"/>
        </w:rPr>
        <w:t xml:space="preserve"> includes the fields specified in S-158</w:t>
      </w:r>
      <w:r w:rsidR="0010055A">
        <w:rPr>
          <w:lang w:val="en-GB"/>
        </w:rPr>
        <w:t xml:space="preserve"> </w:t>
      </w:r>
      <w:r w:rsidR="00A15C47">
        <w:rPr>
          <w:lang w:val="en-GB"/>
        </w:rPr>
        <w:t>plus</w:t>
      </w:r>
      <w:r w:rsidR="0010055A">
        <w:rPr>
          <w:lang w:val="en-GB"/>
        </w:rPr>
        <w:t xml:space="preserve"> the additional fields</w:t>
      </w:r>
      <w:r w:rsidR="00A15C47">
        <w:rPr>
          <w:lang w:val="en-GB"/>
        </w:rPr>
        <w:t xml:space="preserve"> specified in </w:t>
      </w:r>
      <w:r w:rsidR="00A15C47">
        <w:rPr>
          <w:lang w:val="en-GB"/>
        </w:rPr>
        <w:fldChar w:fldCharType="begin"/>
      </w:r>
      <w:r w:rsidR="00A15C47">
        <w:rPr>
          <w:lang w:val="en-GB"/>
        </w:rPr>
        <w:instrText xml:space="preserve"> REF _Ref179907861 \h </w:instrText>
      </w:r>
      <w:r w:rsidR="00A15C47">
        <w:rPr>
          <w:lang w:val="en-GB"/>
        </w:rPr>
      </w:r>
      <w:r w:rsidR="00A15C47">
        <w:rPr>
          <w:lang w:val="en-GB"/>
        </w:rPr>
        <w:fldChar w:fldCharType="separate"/>
      </w:r>
      <w:r w:rsidR="00A15C47">
        <w:t xml:space="preserve">Table </w:t>
      </w:r>
      <w:r w:rsidR="00A15C47">
        <w:rPr>
          <w:noProof/>
        </w:rPr>
        <w:t>2</w:t>
      </w:r>
      <w:r w:rsidR="00A15C47">
        <w:t>-</w:t>
      </w:r>
      <w:r w:rsidR="00A15C47">
        <w:rPr>
          <w:noProof/>
        </w:rPr>
        <w:t>1</w:t>
      </w:r>
      <w:r w:rsidR="00A15C47">
        <w:rPr>
          <w:lang w:val="en-GB"/>
        </w:rPr>
        <w:fldChar w:fldCharType="end"/>
      </w:r>
      <w:r w:rsidR="00A15C47">
        <w:rPr>
          <w:lang w:val="en-GB"/>
        </w:rPr>
        <w:t>.</w:t>
      </w:r>
    </w:p>
    <w:p w14:paraId="40C531DF" w14:textId="4DD2072B" w:rsidR="00E77BDB" w:rsidRDefault="00E77BDB" w:rsidP="003E0544">
      <w:pPr>
        <w:tabs>
          <w:tab w:val="left" w:pos="1701"/>
        </w:tabs>
        <w:spacing w:after="120" w:line="240" w:lineRule="auto"/>
        <w:rPr>
          <w:lang w:val="en-GB"/>
        </w:rPr>
      </w:pPr>
      <w:bookmarkStart w:id="232" w:name="_Hlk184762287"/>
    </w:p>
    <w:p w14:paraId="5FA79E29" w14:textId="62B71EAD" w:rsidR="00A15C47" w:rsidRDefault="00A15C47" w:rsidP="00D80E53">
      <w:pPr>
        <w:pStyle w:val="Caption"/>
        <w:keepNext/>
      </w:pPr>
      <w:bookmarkStart w:id="233" w:name="_Ref179907861"/>
      <w:bookmarkEnd w:id="232"/>
      <w:r>
        <w:lastRenderedPageBreak/>
        <w:t xml:space="preserve">Table </w:t>
      </w:r>
      <w:ins w:id="234" w:author="Raphael Malyankar" w:date="2026-09-09T18:03:00Z" w16du:dateUtc="2026-09-10T01:03:00Z">
        <w:r w:rsidR="00E34387">
          <w:fldChar w:fldCharType="begin"/>
        </w:r>
        <w:r w:rsidR="00E34387">
          <w:instrText xml:space="preserve"> STYLEREF 1 \s </w:instrText>
        </w:r>
      </w:ins>
      <w:r w:rsidR="00E34387">
        <w:fldChar w:fldCharType="separate"/>
      </w:r>
      <w:r w:rsidR="00E34387">
        <w:rPr>
          <w:noProof/>
        </w:rPr>
        <w:t>2</w:t>
      </w:r>
      <w:ins w:id="235" w:author="Raphael Malyankar" w:date="2026-09-09T18:03:00Z" w16du:dateUtc="2026-09-10T01:03:00Z">
        <w:r w:rsidR="00E34387">
          <w:fldChar w:fldCharType="end"/>
        </w:r>
        <w:r w:rsidR="00E34387">
          <w:t>.</w:t>
        </w:r>
        <w:r w:rsidR="00E34387">
          <w:fldChar w:fldCharType="begin"/>
        </w:r>
        <w:r w:rsidR="00E34387">
          <w:instrText xml:space="preserve"> SEQ Table \* ARABIC \s 1 </w:instrText>
        </w:r>
      </w:ins>
      <w:r w:rsidR="00E34387">
        <w:fldChar w:fldCharType="separate"/>
      </w:r>
      <w:ins w:id="236" w:author="Raphael Malyankar" w:date="2026-09-09T18:03:00Z" w16du:dateUtc="2026-09-10T01:03:00Z">
        <w:r w:rsidR="00E34387">
          <w:rPr>
            <w:noProof/>
          </w:rPr>
          <w:t>1</w:t>
        </w:r>
        <w:r w:rsidR="00E34387">
          <w:fldChar w:fldCharType="end"/>
        </w:r>
      </w:ins>
      <w:del w:id="237" w:author="Raphael Malyankar" w:date="2026-09-09T18:03:00Z" w16du:dateUtc="2026-09-10T01:03:00Z">
        <w:r w:rsidDel="00E34387">
          <w:fldChar w:fldCharType="begin"/>
        </w:r>
        <w:r w:rsidDel="00E34387">
          <w:delInstrText xml:space="preserve"> STYLEREF 1 \s </w:delInstrText>
        </w:r>
        <w:r w:rsidDel="00E34387">
          <w:fldChar w:fldCharType="separate"/>
        </w:r>
        <w:r w:rsidDel="00E34387">
          <w:rPr>
            <w:noProof/>
          </w:rPr>
          <w:delText>2</w:delText>
        </w:r>
        <w:r w:rsidDel="00E34387">
          <w:fldChar w:fldCharType="end"/>
        </w:r>
        <w:r w:rsidDel="00E34387">
          <w:delText>-</w:delText>
        </w:r>
        <w:r w:rsidDel="00E34387">
          <w:fldChar w:fldCharType="begin"/>
        </w:r>
        <w:r w:rsidDel="00E34387">
          <w:delInstrText xml:space="preserve"> SEQ Table \* ARABIC \s 1 </w:delInstrText>
        </w:r>
        <w:r w:rsidDel="00E34387">
          <w:fldChar w:fldCharType="separate"/>
        </w:r>
        <w:r w:rsidDel="00E34387">
          <w:rPr>
            <w:noProof/>
          </w:rPr>
          <w:delText>1</w:delText>
        </w:r>
        <w:r w:rsidDel="00E34387">
          <w:fldChar w:fldCharType="end"/>
        </w:r>
      </w:del>
      <w:bookmarkEnd w:id="233"/>
      <w:r>
        <w:t xml:space="preserve"> - Extensions to check structure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Change w:id="238" w:author="Raphael Malyankar" w:date="2026-09-09T12:16:00Z" w16du:dateUtc="2026-09-09T19:1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PrChange>
      </w:tblPr>
      <w:tblGrid>
        <w:gridCol w:w="2202"/>
        <w:gridCol w:w="6809"/>
        <w:tblGridChange w:id="239">
          <w:tblGrid>
            <w:gridCol w:w="2202"/>
            <w:gridCol w:w="6809"/>
            <w:gridCol w:w="5"/>
          </w:tblGrid>
        </w:tblGridChange>
      </w:tblGrid>
      <w:tr w:rsidR="00617ECB" w:rsidRPr="0089778F" w14:paraId="017C545F" w14:textId="77777777" w:rsidTr="00E100C3">
        <w:trPr>
          <w:cantSplit/>
          <w:tblHeader/>
          <w:trPrChange w:id="240" w:author="Raphael Malyankar" w:date="2026-09-09T12:16:00Z" w16du:dateUtc="2026-09-09T19:16:00Z">
            <w:trPr>
              <w:gridAfter w:val="1"/>
              <w:wAfter w:w="334" w:type="dxa"/>
              <w:cantSplit/>
              <w:tblHeader/>
            </w:trPr>
          </w:trPrChange>
        </w:trPr>
        <w:tc>
          <w:tcPr>
            <w:tcW w:w="1222" w:type="pct"/>
            <w:shd w:val="clear" w:color="auto" w:fill="D9D9D9"/>
            <w:tcPrChange w:id="241" w:author="Raphael Malyankar" w:date="2026-09-09T12:16:00Z" w16du:dateUtc="2026-09-09T19:16:00Z">
              <w:tcPr>
                <w:tcW w:w="1223" w:type="pct"/>
                <w:shd w:val="clear" w:color="auto" w:fill="D9D9D9"/>
              </w:tcPr>
            </w:tcPrChange>
          </w:tcPr>
          <w:p w14:paraId="3348BD62" w14:textId="77777777" w:rsidR="00617ECB" w:rsidRPr="0089778F" w:rsidRDefault="00617ECB" w:rsidP="00AC4051">
            <w:pPr>
              <w:tabs>
                <w:tab w:val="left" w:pos="1701"/>
              </w:tabs>
              <w:spacing w:after="120" w:line="240" w:lineRule="auto"/>
              <w:rPr>
                <w:b/>
                <w:bCs/>
              </w:rPr>
            </w:pPr>
            <w:r w:rsidRPr="0089778F">
              <w:rPr>
                <w:b/>
                <w:bCs/>
              </w:rPr>
              <w:t>Column</w:t>
            </w:r>
            <w:r>
              <w:rPr>
                <w:b/>
                <w:bCs/>
              </w:rPr>
              <w:t xml:space="preserve"> Name</w:t>
            </w:r>
          </w:p>
        </w:tc>
        <w:tc>
          <w:tcPr>
            <w:tcW w:w="3778" w:type="pct"/>
            <w:shd w:val="clear" w:color="auto" w:fill="D9D9D9"/>
            <w:tcPrChange w:id="242" w:author="Raphael Malyankar" w:date="2026-09-09T12:16:00Z" w16du:dateUtc="2026-09-09T19:16:00Z">
              <w:tcPr>
                <w:tcW w:w="3777" w:type="pct"/>
                <w:shd w:val="clear" w:color="auto" w:fill="D9D9D9"/>
              </w:tcPr>
            </w:tcPrChange>
          </w:tcPr>
          <w:p w14:paraId="08961A51" w14:textId="77777777" w:rsidR="00617ECB" w:rsidRPr="0089778F" w:rsidRDefault="00617ECB" w:rsidP="00AC4051">
            <w:pPr>
              <w:tabs>
                <w:tab w:val="left" w:pos="1701"/>
              </w:tabs>
              <w:spacing w:after="120" w:line="240" w:lineRule="auto"/>
              <w:rPr>
                <w:b/>
                <w:bCs/>
              </w:rPr>
            </w:pPr>
            <w:r w:rsidRPr="0089778F">
              <w:rPr>
                <w:b/>
                <w:bCs/>
              </w:rPr>
              <w:t>Description</w:t>
            </w:r>
          </w:p>
        </w:tc>
      </w:tr>
      <w:tr w:rsidR="00617ECB" w:rsidRPr="0089778F" w:rsidDel="00E100C3" w14:paraId="085AB7E5" w14:textId="3DCCA33A" w:rsidTr="00E100C3">
        <w:trPr>
          <w:cantSplit/>
          <w:del w:id="243" w:author="Raphael Malyankar" w:date="2026-09-09T12:16:00Z"/>
          <w:trPrChange w:id="244" w:author="Raphael Malyankar" w:date="2026-09-09T12:16:00Z" w16du:dateUtc="2026-09-09T19:16:00Z">
            <w:trPr>
              <w:gridAfter w:val="1"/>
              <w:wAfter w:w="334" w:type="dxa"/>
              <w:cantSplit/>
            </w:trPr>
          </w:trPrChange>
        </w:trPr>
        <w:tc>
          <w:tcPr>
            <w:tcW w:w="1222" w:type="pct"/>
            <w:tcPrChange w:id="245" w:author="Raphael Malyankar" w:date="2026-09-09T12:16:00Z" w16du:dateUtc="2026-09-09T19:16:00Z">
              <w:tcPr>
                <w:tcW w:w="1223" w:type="pct"/>
              </w:tcPr>
            </w:tcPrChange>
          </w:tcPr>
          <w:p w14:paraId="19BD63CE" w14:textId="0A4187A3" w:rsidR="00617ECB" w:rsidRPr="00BC278E" w:rsidDel="00E100C3" w:rsidRDefault="00863F64" w:rsidP="00AC4051">
            <w:pPr>
              <w:tabs>
                <w:tab w:val="left" w:pos="1701"/>
              </w:tabs>
              <w:spacing w:after="120" w:line="240" w:lineRule="auto"/>
              <w:rPr>
                <w:del w:id="246" w:author="Raphael Malyankar" w:date="2026-09-09T12:16:00Z" w16du:dateUtc="2026-09-09T19:16:00Z"/>
                <w:strike/>
                <w:color w:val="EE0000"/>
                <w:rPrChange w:id="247" w:author="Raphael Malyankar" w:date="2026-08-02T20:30:00Z" w16du:dateUtc="2026-08-03T03:30:00Z">
                  <w:rPr>
                    <w:del w:id="248" w:author="Raphael Malyankar" w:date="2026-09-09T12:16:00Z" w16du:dateUtc="2026-09-09T19:16:00Z"/>
                  </w:rPr>
                </w:rPrChange>
              </w:rPr>
            </w:pPr>
            <w:commentRangeStart w:id="249"/>
            <w:del w:id="250" w:author="Raphael Malyankar" w:date="2026-09-09T12:16:00Z" w16du:dateUtc="2026-09-09T19:16:00Z">
              <w:r w:rsidRPr="00BC278E" w:rsidDel="00E100C3">
                <w:rPr>
                  <w:strike/>
                  <w:color w:val="EE0000"/>
                  <w:rPrChange w:id="251" w:author="Raphael Malyankar" w:date="2026-08-02T20:30:00Z" w16du:dateUtc="2026-08-03T03:30:00Z">
                    <w:rPr/>
                  </w:rPrChange>
                </w:rPr>
                <w:delText>Prerequisites</w:delText>
              </w:r>
              <w:commentRangeEnd w:id="249"/>
              <w:r w:rsidR="00BC278E" w:rsidRPr="00BC278E" w:rsidDel="00E100C3">
                <w:rPr>
                  <w:rStyle w:val="CommentReference"/>
                  <w:strike/>
                  <w:color w:val="EE0000"/>
                  <w:sz w:val="20"/>
                  <w:szCs w:val="20"/>
                  <w:rPrChange w:id="252" w:author="Raphael Malyankar" w:date="2026-08-02T20:30:00Z" w16du:dateUtc="2026-08-03T03:30:00Z">
                    <w:rPr>
                      <w:rStyle w:val="CommentReference"/>
                      <w:sz w:val="20"/>
                      <w:szCs w:val="20"/>
                    </w:rPr>
                  </w:rPrChange>
                </w:rPr>
                <w:commentReference w:id="249"/>
              </w:r>
            </w:del>
          </w:p>
        </w:tc>
        <w:tc>
          <w:tcPr>
            <w:tcW w:w="3778" w:type="pct"/>
            <w:tcPrChange w:id="253" w:author="Raphael Malyankar" w:date="2026-09-09T12:16:00Z" w16du:dateUtc="2026-09-09T19:16:00Z">
              <w:tcPr>
                <w:tcW w:w="3777" w:type="pct"/>
              </w:tcPr>
            </w:tcPrChange>
          </w:tcPr>
          <w:p w14:paraId="1707FA11" w14:textId="507CA163" w:rsidR="00863F64" w:rsidRPr="00BC278E" w:rsidDel="00E100C3" w:rsidRDefault="00863F64" w:rsidP="00863F64">
            <w:pPr>
              <w:tabs>
                <w:tab w:val="left" w:pos="1701"/>
              </w:tabs>
              <w:spacing w:after="120" w:line="240" w:lineRule="auto"/>
              <w:rPr>
                <w:del w:id="254" w:author="Raphael Malyankar" w:date="2026-09-09T12:16:00Z" w16du:dateUtc="2026-09-09T19:16:00Z"/>
                <w:strike/>
                <w:color w:val="EE0000"/>
                <w:rPrChange w:id="255" w:author="Raphael Malyankar" w:date="2026-08-02T20:30:00Z" w16du:dateUtc="2026-08-03T03:30:00Z">
                  <w:rPr>
                    <w:del w:id="256" w:author="Raphael Malyankar" w:date="2026-09-09T12:16:00Z" w16du:dateUtc="2026-09-09T19:16:00Z"/>
                  </w:rPr>
                </w:rPrChange>
              </w:rPr>
            </w:pPr>
            <w:del w:id="257" w:author="Raphael Malyankar" w:date="2026-09-09T12:16:00Z" w16du:dateUtc="2026-09-09T19:16:00Z">
              <w:r w:rsidRPr="00BC278E" w:rsidDel="00E100C3">
                <w:rPr>
                  <w:strike/>
                  <w:color w:val="EE0000"/>
                  <w:rPrChange w:id="258" w:author="Raphael Malyankar" w:date="2026-08-02T20:30:00Z" w16du:dateUtc="2026-08-03T03:30:00Z">
                    <w:rPr/>
                  </w:rPrChange>
                </w:rPr>
                <w:delText>Checks which must succeed (check condition evaluates to FALSE) before this check can be executed.</w:delText>
              </w:r>
              <w:r w:rsidR="00B73413" w:rsidRPr="00BC278E" w:rsidDel="00E100C3">
                <w:rPr>
                  <w:strike/>
                  <w:color w:val="EE0000"/>
                  <w:rPrChange w:id="259" w:author="Raphael Malyankar" w:date="2026-08-02T20:30:00Z" w16du:dateUtc="2026-08-03T03:30:00Z">
                    <w:rPr/>
                  </w:rPrChange>
                </w:rPr>
                <w:delText xml:space="preserve"> </w:delText>
              </w:r>
            </w:del>
          </w:p>
          <w:p w14:paraId="59901AA3" w14:textId="6444C87F" w:rsidR="00617ECB" w:rsidRPr="00BC278E" w:rsidDel="00E100C3" w:rsidRDefault="00863F64" w:rsidP="00863F64">
            <w:pPr>
              <w:tabs>
                <w:tab w:val="left" w:pos="1701"/>
              </w:tabs>
              <w:spacing w:after="120" w:line="240" w:lineRule="auto"/>
              <w:rPr>
                <w:del w:id="260" w:author="Raphael Malyankar" w:date="2026-09-09T12:16:00Z" w16du:dateUtc="2026-09-09T19:16:00Z"/>
                <w:strike/>
                <w:color w:val="EE0000"/>
                <w:rPrChange w:id="261" w:author="Raphael Malyankar" w:date="2026-08-02T20:30:00Z" w16du:dateUtc="2026-08-03T03:30:00Z">
                  <w:rPr>
                    <w:del w:id="262" w:author="Raphael Malyankar" w:date="2026-09-09T12:16:00Z" w16du:dateUtc="2026-09-09T19:16:00Z"/>
                  </w:rPr>
                </w:rPrChange>
              </w:rPr>
            </w:pPr>
            <w:del w:id="263" w:author="Raphael Malyankar" w:date="2026-09-09T12:16:00Z" w16du:dateUtc="2026-09-09T19:16:00Z">
              <w:r w:rsidRPr="00BC278E" w:rsidDel="00E100C3">
                <w:rPr>
                  <w:strike/>
                  <w:color w:val="EE0000"/>
                  <w:rPrChange w:id="264" w:author="Raphael Malyankar" w:date="2026-08-02T20:30:00Z" w16du:dateUtc="2026-08-03T03:30:00Z">
                    <w:rPr/>
                  </w:rPrChange>
                </w:rPr>
                <w:delText>Trivial prerequisites are omitted from this column (such as requiring the presence of an attribute before using it in a condition).</w:delText>
              </w:r>
            </w:del>
          </w:p>
        </w:tc>
      </w:tr>
      <w:tr w:rsidR="00863F64" w:rsidRPr="0089778F" w14:paraId="5CDD9C97" w14:textId="77777777" w:rsidTr="00E100C3">
        <w:trPr>
          <w:cantSplit/>
          <w:trPrChange w:id="265" w:author="Raphael Malyankar" w:date="2026-09-09T12:16:00Z" w16du:dateUtc="2026-09-09T19:16:00Z">
            <w:trPr>
              <w:gridAfter w:val="1"/>
              <w:wAfter w:w="334" w:type="dxa"/>
              <w:cantSplit/>
            </w:trPr>
          </w:trPrChange>
        </w:trPr>
        <w:tc>
          <w:tcPr>
            <w:tcW w:w="1222" w:type="pct"/>
            <w:tcPrChange w:id="266" w:author="Raphael Malyankar" w:date="2026-09-09T12:16:00Z" w16du:dateUtc="2026-09-09T19:16:00Z">
              <w:tcPr>
                <w:tcW w:w="1223" w:type="pct"/>
              </w:tcPr>
            </w:tcPrChange>
          </w:tcPr>
          <w:p w14:paraId="5A67ECA6" w14:textId="27BD876E" w:rsidR="00863F64" w:rsidRDefault="00863F64" w:rsidP="00AC4051">
            <w:pPr>
              <w:tabs>
                <w:tab w:val="left" w:pos="1701"/>
              </w:tabs>
              <w:spacing w:after="120" w:line="240" w:lineRule="auto"/>
            </w:pPr>
            <w:r>
              <w:t>Terminate if failure</w:t>
            </w:r>
          </w:p>
        </w:tc>
        <w:tc>
          <w:tcPr>
            <w:tcW w:w="3778" w:type="pct"/>
            <w:tcPrChange w:id="267" w:author="Raphael Malyankar" w:date="2026-09-09T12:16:00Z" w16du:dateUtc="2026-09-09T19:16:00Z">
              <w:tcPr>
                <w:tcW w:w="3777" w:type="pct"/>
              </w:tcPr>
            </w:tcPrChange>
          </w:tcPr>
          <w:p w14:paraId="7CA6CF63" w14:textId="28FEBBF6" w:rsidR="00863F64" w:rsidRDefault="00863F64" w:rsidP="00863F64">
            <w:pPr>
              <w:tabs>
                <w:tab w:val="left" w:pos="1701"/>
              </w:tabs>
              <w:spacing w:after="120" w:line="240" w:lineRule="auto"/>
            </w:pPr>
            <w:r>
              <w:t>Whether failure of the check (the check condition evaluates to TRUE) will force termination of check processing before all validation checks can be executed.</w:t>
            </w:r>
            <w:r w:rsidR="00D9751F">
              <w:t xml:space="preserve"> Valid values are TRUE, FALSE, or none (equivalent to FALSE).</w:t>
            </w:r>
          </w:p>
          <w:p w14:paraId="06F6F410" w14:textId="1C2FE6AD" w:rsidR="00863F64" w:rsidRDefault="00B73413" w:rsidP="00863F64">
            <w:pPr>
              <w:tabs>
                <w:tab w:val="left" w:pos="1701"/>
              </w:tabs>
              <w:spacing w:after="120" w:line="240" w:lineRule="auto"/>
            </w:pPr>
            <w:r>
              <w:t>T</w:t>
            </w:r>
            <w:r w:rsidR="00863F64">
              <w:t xml:space="preserve">he </w:t>
            </w:r>
            <w:r>
              <w:t xml:space="preserve">HDF5 format is hierarchical and the </w:t>
            </w:r>
            <w:r w:rsidR="00160787">
              <w:t xml:space="preserve">validity or even the </w:t>
            </w:r>
            <w:r>
              <w:t xml:space="preserve">existence of </w:t>
            </w:r>
            <w:r w:rsidR="00160787">
              <w:t>certain</w:t>
            </w:r>
            <w:r>
              <w:t xml:space="preserve"> </w:t>
            </w:r>
            <w:r w:rsidR="00160787">
              <w:t>parts of the dataset</w:t>
            </w:r>
            <w:r>
              <w:t xml:space="preserve"> depend</w:t>
            </w:r>
            <w:r w:rsidR="00B737D6">
              <w:t>s</w:t>
            </w:r>
            <w:r>
              <w:t xml:space="preserve"> on structure or </w:t>
            </w:r>
            <w:r w:rsidR="00B737D6">
              <w:t>content</w:t>
            </w:r>
            <w:r>
              <w:t xml:space="preserve"> </w:t>
            </w:r>
            <w:r w:rsidR="00160787">
              <w:t>required to be provided</w:t>
            </w:r>
            <w:r>
              <w:t xml:space="preserve"> in the dataset</w:t>
            </w:r>
            <w:r w:rsidR="00160787">
              <w:t>.</w:t>
            </w:r>
            <w:r>
              <w:t xml:space="preserve"> </w:t>
            </w:r>
            <w:r w:rsidR="00160787">
              <w:t xml:space="preserve">Validation checks </w:t>
            </w:r>
            <w:r w:rsidR="00B737D6">
              <w:t xml:space="preserve">for such fundamental structure or content have this field set to TRUE so that subsequent checks which </w:t>
            </w:r>
            <w:r w:rsidR="00207BCC">
              <w:t>depend on</w:t>
            </w:r>
            <w:r w:rsidR="00B737D6">
              <w:t xml:space="preserve"> that structure or content are not unnecessarily </w:t>
            </w:r>
            <w:r w:rsidR="00207BCC">
              <w:t>attempted if the fundamental structure or content fails its own validation check.</w:t>
            </w:r>
          </w:p>
          <w:p w14:paraId="5FEE87D3" w14:textId="2EB4EE88" w:rsidR="00207BCC" w:rsidRDefault="00207BCC" w:rsidP="00863F64">
            <w:pPr>
              <w:tabs>
                <w:tab w:val="left" w:pos="1701"/>
              </w:tabs>
              <w:spacing w:after="120" w:line="240" w:lineRule="auto"/>
            </w:pPr>
            <w:r>
              <w:t xml:space="preserve">For example, checks on </w:t>
            </w:r>
            <w:r w:rsidR="00D83C29">
              <w:t>groups which</w:t>
            </w:r>
            <w:r>
              <w:t xml:space="preserve"> </w:t>
            </w:r>
            <w:r w:rsidR="00D83C29">
              <w:t>are</w:t>
            </w:r>
            <w:r>
              <w:t xml:space="preserve"> members of a</w:t>
            </w:r>
            <w:r w:rsidR="00D83C29">
              <w:t>nother</w:t>
            </w:r>
            <w:r>
              <w:t xml:space="preserve"> group are not attempted if the </w:t>
            </w:r>
            <w:r w:rsidR="00D83C29">
              <w:t>container</w:t>
            </w:r>
            <w:r>
              <w:t xml:space="preserve"> group is missing.</w:t>
            </w:r>
          </w:p>
        </w:tc>
      </w:tr>
      <w:tr w:rsidR="00E100C3" w:rsidRPr="0089778F" w14:paraId="5A3A8027" w14:textId="77777777" w:rsidTr="00E100C3">
        <w:trPr>
          <w:cantSplit/>
          <w:ins w:id="268" w:author="Raphael Malyankar" w:date="2026-09-09T12:14:00Z"/>
          <w:trPrChange w:id="269" w:author="Raphael Malyankar" w:date="2026-09-09T12:16:00Z" w16du:dateUtc="2026-09-09T19:16:00Z">
            <w:trPr>
              <w:gridAfter w:val="1"/>
              <w:wAfter w:w="334" w:type="dxa"/>
              <w:cantSplit/>
            </w:trPr>
          </w:trPrChange>
        </w:trPr>
        <w:tc>
          <w:tcPr>
            <w:tcW w:w="1222" w:type="pct"/>
            <w:tcPrChange w:id="270" w:author="Raphael Malyankar" w:date="2026-09-09T12:16:00Z" w16du:dateUtc="2026-09-09T19:16:00Z">
              <w:tcPr>
                <w:tcW w:w="1223" w:type="pct"/>
              </w:tcPr>
            </w:tcPrChange>
          </w:tcPr>
          <w:p w14:paraId="230E59C9" w14:textId="2775897A" w:rsidR="00E100C3" w:rsidRDefault="00E100C3" w:rsidP="00AC4051">
            <w:pPr>
              <w:tabs>
                <w:tab w:val="left" w:pos="1701"/>
              </w:tabs>
              <w:spacing w:after="120" w:line="240" w:lineRule="auto"/>
              <w:rPr>
                <w:ins w:id="271" w:author="Raphael Malyankar" w:date="2026-09-09T12:14:00Z" w16du:dateUtc="2026-09-09T19:14:00Z"/>
              </w:rPr>
            </w:pPr>
            <w:ins w:id="272" w:author="Raphael Malyankar" w:date="2026-09-09T12:14:00Z" w16du:dateUtc="2026-09-09T19:14:00Z">
              <w:r>
                <w:t>Implementation Guidance</w:t>
              </w:r>
            </w:ins>
          </w:p>
        </w:tc>
        <w:tc>
          <w:tcPr>
            <w:tcW w:w="3778" w:type="pct"/>
            <w:tcPrChange w:id="273" w:author="Raphael Malyankar" w:date="2026-09-09T12:16:00Z" w16du:dateUtc="2026-09-09T19:16:00Z">
              <w:tcPr>
                <w:tcW w:w="3777" w:type="pct"/>
              </w:tcPr>
            </w:tcPrChange>
          </w:tcPr>
          <w:p w14:paraId="78972A31" w14:textId="1A0D94BB" w:rsidR="00E100C3" w:rsidRDefault="00E100C3" w:rsidP="00863F64">
            <w:pPr>
              <w:tabs>
                <w:tab w:val="left" w:pos="1701"/>
              </w:tabs>
              <w:spacing w:after="120" w:line="240" w:lineRule="auto"/>
              <w:rPr>
                <w:ins w:id="274" w:author="Raphael Malyankar" w:date="2026-09-09T12:14:00Z" w16du:dateUtc="2026-09-09T19:14:00Z"/>
              </w:rPr>
            </w:pPr>
            <w:ins w:id="275" w:author="Raphael Malyankar" w:date="2026-09-09T12:14:00Z" w16du:dateUtc="2026-09-09T19:14:00Z">
              <w:r>
                <w:t xml:space="preserve">Additional information for implementers, </w:t>
              </w:r>
            </w:ins>
            <w:ins w:id="276" w:author="Raphael Malyankar" w:date="2026-09-09T12:15:00Z" w16du:dateUtc="2026-09-09T19:15:00Z">
              <w:r>
                <w:t>such as whether a check is expected to require visual inspection r</w:t>
              </w:r>
            </w:ins>
            <w:ins w:id="277" w:author="Raphael Malyankar" w:date="2026-09-09T12:16:00Z" w16du:dateUtc="2026-09-09T19:16:00Z">
              <w:r>
                <w:t>ather than a software implementation.</w:t>
              </w:r>
            </w:ins>
          </w:p>
        </w:tc>
      </w:tr>
      <w:tr w:rsidR="005664D4" w:rsidRPr="0089778F" w:rsidDel="00E100C3" w14:paraId="3C3DC735" w14:textId="6456BE37" w:rsidTr="00E100C3">
        <w:trPr>
          <w:cantSplit/>
          <w:del w:id="278" w:author="Raphael Malyankar" w:date="2026-09-09T12:16:00Z"/>
          <w:trPrChange w:id="279" w:author="Raphael Malyankar" w:date="2026-09-09T12:16:00Z" w16du:dateUtc="2026-09-09T19:16:00Z">
            <w:trPr>
              <w:cantSplit/>
            </w:trPr>
          </w:trPrChange>
        </w:trPr>
        <w:tc>
          <w:tcPr>
            <w:tcW w:w="1222" w:type="pct"/>
            <w:tcPrChange w:id="280" w:author="Raphael Malyankar" w:date="2026-09-09T12:16:00Z" w16du:dateUtc="2026-09-09T19:16:00Z">
              <w:tcPr>
                <w:tcW w:w="1223" w:type="pct"/>
              </w:tcPr>
            </w:tcPrChange>
          </w:tcPr>
          <w:p w14:paraId="6D25EF96" w14:textId="28B2ED7B" w:rsidR="005664D4" w:rsidDel="00E100C3" w:rsidRDefault="005664D4" w:rsidP="00AC4051">
            <w:pPr>
              <w:tabs>
                <w:tab w:val="left" w:pos="1701"/>
              </w:tabs>
              <w:spacing w:after="120" w:line="240" w:lineRule="auto"/>
              <w:rPr>
                <w:del w:id="281" w:author="Raphael Malyankar" w:date="2026-09-09T12:16:00Z" w16du:dateUtc="2026-09-09T19:16:00Z"/>
              </w:rPr>
            </w:pPr>
            <w:del w:id="282" w:author="Raphael Malyankar" w:date="2026-09-09T12:16:00Z" w16du:dateUtc="2026-09-09T19:16:00Z">
              <w:r w:rsidDel="00E100C3">
                <w:delText>Context</w:delText>
              </w:r>
            </w:del>
          </w:p>
        </w:tc>
        <w:tc>
          <w:tcPr>
            <w:tcW w:w="3781" w:type="pct"/>
            <w:tcPrChange w:id="283" w:author="Raphael Malyankar" w:date="2026-09-09T12:16:00Z" w16du:dateUtc="2026-09-09T19:16:00Z">
              <w:tcPr>
                <w:tcW w:w="3777" w:type="pct"/>
                <w:gridSpan w:val="2"/>
              </w:tcPr>
            </w:tcPrChange>
          </w:tcPr>
          <w:p w14:paraId="6365320B" w14:textId="759B5D49" w:rsidR="005664D4" w:rsidDel="00E100C3" w:rsidRDefault="005664D4" w:rsidP="005664D4">
            <w:pPr>
              <w:tabs>
                <w:tab w:val="left" w:pos="1701"/>
              </w:tabs>
              <w:spacing w:after="120" w:line="240" w:lineRule="auto"/>
              <w:rPr>
                <w:del w:id="284" w:author="Raphael Malyankar" w:date="2026-09-09T12:16:00Z" w16du:dateUtc="2026-09-09T19:16:00Z"/>
              </w:rPr>
            </w:pPr>
            <w:del w:id="285" w:author="Raphael Malyankar" w:date="2026-09-09T12:16:00Z" w16du:dateUtc="2026-09-09T19:16:00Z">
              <w:r w:rsidDel="00E100C3">
                <w:delText>Sets the context for a check, such as a particular coverage type (which is indicated by the value of an HDF5 attribute as specified in S-100), a group, or other element (e.g., an HDF5 array), or test the value of a metadata attribute.</w:delText>
              </w:r>
            </w:del>
          </w:p>
        </w:tc>
      </w:tr>
    </w:tbl>
    <w:p w14:paraId="74EBBB86" w14:textId="77777777" w:rsidR="0010055A" w:rsidRDefault="0010055A" w:rsidP="003E0544">
      <w:pPr>
        <w:tabs>
          <w:tab w:val="left" w:pos="1701"/>
        </w:tabs>
        <w:spacing w:after="120" w:line="240" w:lineRule="auto"/>
        <w:rPr>
          <w:lang w:val="en-GB"/>
        </w:rPr>
      </w:pPr>
    </w:p>
    <w:p w14:paraId="3FA1E055" w14:textId="74B12927" w:rsidR="00A15C47" w:rsidRDefault="00A15C47" w:rsidP="003E0544">
      <w:pPr>
        <w:tabs>
          <w:tab w:val="left" w:pos="1701"/>
        </w:tabs>
        <w:spacing w:after="120" w:line="240" w:lineRule="auto"/>
        <w:rPr>
          <w:lang w:val="en-GB"/>
        </w:rPr>
      </w:pPr>
      <w:r>
        <w:rPr>
          <w:lang w:val="en-GB"/>
        </w:rPr>
        <w:t xml:space="preserve">Termination of check processing need not be immediate, but is recommended at the end of the validation phase during which the failure occurs. Validation phases are explained in clause </w:t>
      </w:r>
      <w:r>
        <w:rPr>
          <w:lang w:val="en-GB"/>
        </w:rPr>
        <w:fldChar w:fldCharType="begin"/>
      </w:r>
      <w:r>
        <w:rPr>
          <w:lang w:val="en-GB"/>
        </w:rPr>
        <w:instrText xml:space="preserve"> REF _Ref179908070 \r \h </w:instrText>
      </w:r>
      <w:r>
        <w:rPr>
          <w:lang w:val="en-GB"/>
        </w:rPr>
      </w:r>
      <w:r>
        <w:rPr>
          <w:lang w:val="en-GB"/>
        </w:rPr>
        <w:fldChar w:fldCharType="separate"/>
      </w:r>
      <w:r>
        <w:rPr>
          <w:lang w:val="en-GB"/>
        </w:rPr>
        <w:t>4</w:t>
      </w:r>
      <w:r>
        <w:rPr>
          <w:lang w:val="en-GB"/>
        </w:rPr>
        <w:fldChar w:fldCharType="end"/>
      </w:r>
      <w:r w:rsidR="00D9751F">
        <w:rPr>
          <w:lang w:val="en-GB"/>
        </w:rPr>
        <w:t>.</w:t>
      </w:r>
    </w:p>
    <w:p w14:paraId="0444892B" w14:textId="1716C14A" w:rsidR="00B14B0E" w:rsidRDefault="00B14B0E" w:rsidP="00611211">
      <w:pPr>
        <w:pStyle w:val="Heading1"/>
        <w:rPr>
          <w:lang w:val="en-GB"/>
        </w:rPr>
      </w:pPr>
      <w:bookmarkStart w:id="286" w:name="_Ref172572327"/>
      <w:bookmarkStart w:id="287" w:name="_Toc180593544"/>
      <w:r>
        <w:rPr>
          <w:lang w:val="en-GB"/>
        </w:rPr>
        <w:t>Check Syntax</w:t>
      </w:r>
      <w:bookmarkEnd w:id="286"/>
      <w:bookmarkEnd w:id="287"/>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Heading1"/>
        <w:rPr>
          <w:lang w:val="en-GB"/>
        </w:rPr>
      </w:pPr>
      <w:bookmarkStart w:id="288" w:name="_Ref179908070"/>
      <w:bookmarkStart w:id="289" w:name="_Toc180593545"/>
      <w:r>
        <w:rPr>
          <w:lang w:val="en-GB"/>
        </w:rPr>
        <w:t>Organisation</w:t>
      </w:r>
      <w:bookmarkEnd w:id="288"/>
      <w:bookmarkEnd w:id="289"/>
    </w:p>
    <w:p w14:paraId="76A667AF" w14:textId="3958EEBF" w:rsidR="002C7023" w:rsidRDefault="002C7023" w:rsidP="00D76F20">
      <w:pPr>
        <w:tabs>
          <w:tab w:val="left" w:pos="1701"/>
        </w:tabs>
        <w:spacing w:line="240" w:lineRule="auto"/>
        <w:rPr>
          <w:lang w:val="en-GB"/>
        </w:rPr>
      </w:pPr>
      <w:r>
        <w:rPr>
          <w:lang w:val="en-GB"/>
        </w:rPr>
        <w:t>The list of validation checks for this edition of S-158:</w:t>
      </w:r>
      <w:r w:rsidR="00FA501A">
        <w:rPr>
          <w:lang w:val="en-GB"/>
        </w:rPr>
        <w:t>104</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71522199" w14:textId="23CBF9DE" w:rsidR="00D9751F" w:rsidRDefault="00D9751F" w:rsidP="00D76F20">
      <w:pPr>
        <w:tabs>
          <w:tab w:val="left" w:pos="1701"/>
        </w:tabs>
        <w:spacing w:line="240" w:lineRule="auto"/>
        <w:rPr>
          <w:lang w:val="en-GB"/>
        </w:rPr>
      </w:pPr>
      <w:r>
        <w:rPr>
          <w:lang w:val="en-GB"/>
        </w:rPr>
        <w:t xml:space="preserve">The numeric component of the check ID is a 4-digit number whose first digit indicates the phase to which the check belongs (see </w:t>
      </w:r>
      <w:r w:rsidR="00D915DD">
        <w:rPr>
          <w:lang w:val="en-GB"/>
        </w:rPr>
        <w:fldChar w:fldCharType="begin"/>
      </w:r>
      <w:r w:rsidR="00D915DD">
        <w:rPr>
          <w:lang w:val="en-GB"/>
        </w:rPr>
        <w:instrText xml:space="preserve"> REF _Ref180361958 \h </w:instrText>
      </w:r>
      <w:r w:rsidR="00D915DD">
        <w:rPr>
          <w:lang w:val="en-GB"/>
        </w:rPr>
      </w:r>
      <w:r w:rsidR="00D915DD">
        <w:rPr>
          <w:lang w:val="en-GB"/>
        </w:rPr>
        <w:fldChar w:fldCharType="separate"/>
      </w:r>
      <w:r w:rsidR="00D915DD">
        <w:t xml:space="preserve">Table </w:t>
      </w:r>
      <w:r w:rsidR="00D915DD">
        <w:rPr>
          <w:noProof/>
        </w:rPr>
        <w:t>4</w:t>
      </w:r>
      <w:r w:rsidR="00D915DD">
        <w:t>-</w:t>
      </w:r>
      <w:r w:rsidR="00D915DD">
        <w:rPr>
          <w:noProof/>
        </w:rPr>
        <w:t>1</w:t>
      </w:r>
      <w:r w:rsidR="00D915DD">
        <w:rPr>
          <w:lang w:val="en-GB"/>
        </w:rPr>
        <w:fldChar w:fldCharType="end"/>
      </w:r>
      <w:r w:rsidR="00D915DD">
        <w:rPr>
          <w:lang w:val="en-GB"/>
        </w:rPr>
        <w:t xml:space="preserve"> </w:t>
      </w:r>
      <w:r>
        <w:rPr>
          <w:lang w:val="en-GB"/>
        </w:rPr>
        <w:t>below).</w:t>
      </w:r>
    </w:p>
    <w:p w14:paraId="057696E6" w14:textId="0E396DCD" w:rsidR="00D915DD" w:rsidRDefault="00D915DD" w:rsidP="00D915DD">
      <w:pPr>
        <w:pStyle w:val="Caption"/>
        <w:keepNext/>
      </w:pPr>
      <w:bookmarkStart w:id="290" w:name="_Ref180361958"/>
      <w:r>
        <w:t xml:space="preserve">Table </w:t>
      </w:r>
      <w:r w:rsidR="00E34387">
        <w:fldChar w:fldCharType="begin"/>
      </w:r>
      <w:r w:rsidR="00E34387">
        <w:instrText xml:space="preserve"> STYLEREF 1 \s </w:instrText>
      </w:r>
      <w:r w:rsidR="00E34387">
        <w:fldChar w:fldCharType="separate"/>
      </w:r>
      <w:r w:rsidR="00E34387">
        <w:rPr>
          <w:noProof/>
        </w:rPr>
        <w:t>4</w:t>
      </w:r>
      <w:r w:rsidR="00E34387">
        <w:fldChar w:fldCharType="end"/>
      </w:r>
      <w:r w:rsidR="00E34387">
        <w:t>-</w:t>
      </w:r>
      <w:r w:rsidR="00E34387">
        <w:fldChar w:fldCharType="begin"/>
      </w:r>
      <w:r w:rsidR="00E34387">
        <w:instrText xml:space="preserve"> SEQ Table \* ARABIC \s 1 </w:instrText>
      </w:r>
      <w:r w:rsidR="00E34387">
        <w:fldChar w:fldCharType="separate"/>
      </w:r>
      <w:r w:rsidR="00E34387">
        <w:rPr>
          <w:noProof/>
        </w:rPr>
        <w:t>1</w:t>
      </w:r>
      <w:r w:rsidR="00E34387">
        <w:fldChar w:fldCharType="end"/>
      </w:r>
      <w:bookmarkEnd w:id="290"/>
      <w:r>
        <w:t xml:space="preserve"> - Division of product-specific checks into processing phases</w:t>
      </w:r>
    </w:p>
    <w:tbl>
      <w:tblPr>
        <w:tblStyle w:val="TableGrid"/>
        <w:tblW w:w="0" w:type="auto"/>
        <w:tblLook w:val="04A0" w:firstRow="1" w:lastRow="0" w:firstColumn="1" w:lastColumn="0" w:noHBand="0" w:noVBand="1"/>
      </w:tblPr>
      <w:tblGrid>
        <w:gridCol w:w="806"/>
        <w:gridCol w:w="2059"/>
        <w:gridCol w:w="1834"/>
        <w:gridCol w:w="4317"/>
      </w:tblGrid>
      <w:tr w:rsidR="001D22C1" w:rsidRPr="0026025C" w14:paraId="4BEA0083" w14:textId="77777777" w:rsidTr="00D915DD">
        <w:trPr>
          <w:cantSplit/>
          <w:tblHeader/>
        </w:trPr>
        <w:tc>
          <w:tcPr>
            <w:tcW w:w="806" w:type="dxa"/>
            <w:shd w:val="clear" w:color="auto" w:fill="D9D9D9" w:themeFill="background1" w:themeFillShade="D9"/>
          </w:tcPr>
          <w:p w14:paraId="2F43B375" w14:textId="77777777" w:rsidR="001D22C1" w:rsidRPr="00D80E53" w:rsidRDefault="001D22C1" w:rsidP="0026025C">
            <w:pPr>
              <w:spacing w:line="240" w:lineRule="auto"/>
              <w:rPr>
                <w:b/>
                <w:bCs/>
                <w:lang w:val="en-GB"/>
              </w:rPr>
            </w:pPr>
            <w:r w:rsidRPr="00D80E53">
              <w:rPr>
                <w:b/>
                <w:bCs/>
                <w:lang w:val="en-GB"/>
              </w:rPr>
              <w:t>Phase</w:t>
            </w:r>
          </w:p>
        </w:tc>
        <w:tc>
          <w:tcPr>
            <w:tcW w:w="2059" w:type="dxa"/>
            <w:shd w:val="clear" w:color="auto" w:fill="D9D9D9" w:themeFill="background1" w:themeFillShade="D9"/>
          </w:tcPr>
          <w:p w14:paraId="03768F86" w14:textId="03E63E7B" w:rsidR="001D22C1" w:rsidRPr="00D80E53" w:rsidRDefault="001D22C1" w:rsidP="0026025C">
            <w:pPr>
              <w:spacing w:line="240" w:lineRule="auto"/>
              <w:rPr>
                <w:b/>
                <w:bCs/>
                <w:lang w:val="en-GB"/>
              </w:rPr>
            </w:pPr>
            <w:r w:rsidRPr="00D80E53">
              <w:rPr>
                <w:b/>
                <w:bCs/>
                <w:lang w:val="en-GB"/>
              </w:rPr>
              <w:t>Check Numbers</w:t>
            </w:r>
          </w:p>
        </w:tc>
        <w:tc>
          <w:tcPr>
            <w:tcW w:w="1834" w:type="dxa"/>
            <w:shd w:val="clear" w:color="auto" w:fill="D9D9D9" w:themeFill="background1" w:themeFillShade="D9"/>
          </w:tcPr>
          <w:p w14:paraId="53484E11" w14:textId="2AA47DB0" w:rsidR="001D22C1" w:rsidRPr="00D80E53" w:rsidRDefault="001D22C1" w:rsidP="0026025C">
            <w:pPr>
              <w:spacing w:line="240" w:lineRule="auto"/>
              <w:rPr>
                <w:b/>
                <w:bCs/>
                <w:lang w:val="en-GB"/>
              </w:rPr>
            </w:pPr>
            <w:r w:rsidRPr="00D80E53">
              <w:rPr>
                <w:b/>
                <w:bCs/>
                <w:lang w:val="en-GB"/>
              </w:rPr>
              <w:t>Name</w:t>
            </w:r>
          </w:p>
        </w:tc>
        <w:tc>
          <w:tcPr>
            <w:tcW w:w="4317" w:type="dxa"/>
            <w:shd w:val="clear" w:color="auto" w:fill="D9D9D9" w:themeFill="background1" w:themeFillShade="D9"/>
          </w:tcPr>
          <w:p w14:paraId="17E7D5B8" w14:textId="77777777" w:rsidR="001D22C1" w:rsidRPr="00D80E53" w:rsidRDefault="001D22C1" w:rsidP="0026025C">
            <w:pPr>
              <w:spacing w:line="240" w:lineRule="auto"/>
              <w:rPr>
                <w:b/>
                <w:bCs/>
                <w:lang w:val="en-GB"/>
              </w:rPr>
            </w:pPr>
            <w:r w:rsidRPr="00D80E53">
              <w:rPr>
                <w:b/>
                <w:bCs/>
                <w:lang w:val="en-GB"/>
              </w:rPr>
              <w:t>Description</w:t>
            </w:r>
          </w:p>
        </w:tc>
      </w:tr>
      <w:tr w:rsidR="001D22C1" w:rsidRPr="0026025C" w14:paraId="67855A4A" w14:textId="77777777" w:rsidTr="00D915DD">
        <w:trPr>
          <w:cantSplit/>
        </w:trPr>
        <w:tc>
          <w:tcPr>
            <w:tcW w:w="806" w:type="dxa"/>
          </w:tcPr>
          <w:p w14:paraId="6B227D3A" w14:textId="77777777" w:rsidR="001D22C1" w:rsidRPr="0026025C" w:rsidRDefault="001D22C1" w:rsidP="0026025C">
            <w:pPr>
              <w:spacing w:line="240" w:lineRule="auto"/>
              <w:rPr>
                <w:lang w:val="en-GB"/>
              </w:rPr>
            </w:pPr>
            <w:r w:rsidRPr="0026025C">
              <w:rPr>
                <w:lang w:val="en-GB"/>
              </w:rPr>
              <w:t>1</w:t>
            </w:r>
          </w:p>
        </w:tc>
        <w:tc>
          <w:tcPr>
            <w:tcW w:w="2059" w:type="dxa"/>
          </w:tcPr>
          <w:p w14:paraId="44EFF838" w14:textId="3A17A8A9" w:rsidR="001D22C1" w:rsidRPr="0026025C" w:rsidRDefault="00FA501A" w:rsidP="00FB18D4">
            <w:pPr>
              <w:spacing w:line="240" w:lineRule="auto"/>
              <w:jc w:val="left"/>
              <w:rPr>
                <w:lang w:val="en-GB"/>
              </w:rPr>
            </w:pPr>
            <w:r>
              <w:rPr>
                <w:lang w:val="en-GB"/>
              </w:rPr>
              <w:t>104</w:t>
            </w:r>
            <w:r w:rsidR="001D22C1">
              <w:rPr>
                <w:lang w:val="en-GB"/>
              </w:rPr>
              <w:t>_1xxx</w:t>
            </w:r>
          </w:p>
        </w:tc>
        <w:tc>
          <w:tcPr>
            <w:tcW w:w="1834" w:type="dxa"/>
          </w:tcPr>
          <w:p w14:paraId="252AF988" w14:textId="766CBF33" w:rsidR="001D22C1" w:rsidRPr="0026025C" w:rsidRDefault="001D22C1" w:rsidP="00D80E53">
            <w:pPr>
              <w:spacing w:line="240" w:lineRule="auto"/>
              <w:jc w:val="left"/>
              <w:rPr>
                <w:lang w:val="en-GB"/>
              </w:rPr>
            </w:pPr>
            <w:r w:rsidRPr="0026025C">
              <w:rPr>
                <w:lang w:val="en-GB"/>
              </w:rPr>
              <w:t>Validate Dataset Root and Feature Information</w:t>
            </w:r>
          </w:p>
        </w:tc>
        <w:tc>
          <w:tcPr>
            <w:tcW w:w="4317" w:type="dxa"/>
          </w:tcPr>
          <w:p w14:paraId="7CB399C3" w14:textId="77777777" w:rsidR="001D22C1" w:rsidRPr="0026025C" w:rsidRDefault="001D22C1" w:rsidP="0026025C">
            <w:pPr>
              <w:spacing w:line="240" w:lineRule="auto"/>
              <w:rPr>
                <w:lang w:val="en-GB"/>
              </w:rPr>
            </w:pPr>
            <w:r w:rsidRPr="0026025C">
              <w:rPr>
                <w:lang w:val="en-GB"/>
              </w:rPr>
              <w:t>Validation of root group of HDF5 file and feature type information.</w:t>
            </w:r>
          </w:p>
        </w:tc>
      </w:tr>
      <w:tr w:rsidR="001D22C1" w:rsidRPr="0026025C" w14:paraId="5C716CC0" w14:textId="77777777" w:rsidTr="00D915DD">
        <w:trPr>
          <w:cantSplit/>
        </w:trPr>
        <w:tc>
          <w:tcPr>
            <w:tcW w:w="806" w:type="dxa"/>
          </w:tcPr>
          <w:p w14:paraId="01E5A7BF" w14:textId="77777777" w:rsidR="001D22C1" w:rsidRPr="0026025C" w:rsidRDefault="001D22C1" w:rsidP="0026025C">
            <w:pPr>
              <w:spacing w:line="240" w:lineRule="auto"/>
              <w:rPr>
                <w:lang w:val="en-GB"/>
              </w:rPr>
            </w:pPr>
            <w:r w:rsidRPr="0026025C">
              <w:rPr>
                <w:lang w:val="en-GB"/>
              </w:rPr>
              <w:t>2</w:t>
            </w:r>
          </w:p>
        </w:tc>
        <w:tc>
          <w:tcPr>
            <w:tcW w:w="2059" w:type="dxa"/>
          </w:tcPr>
          <w:p w14:paraId="6C950E54" w14:textId="6274BEBA" w:rsidR="001D22C1" w:rsidRPr="0026025C" w:rsidRDefault="00FA501A" w:rsidP="00FB18D4">
            <w:pPr>
              <w:spacing w:line="240" w:lineRule="auto"/>
              <w:jc w:val="left"/>
              <w:rPr>
                <w:lang w:val="en-GB"/>
              </w:rPr>
            </w:pPr>
            <w:r>
              <w:rPr>
                <w:lang w:val="en-GB"/>
              </w:rPr>
              <w:t>104</w:t>
            </w:r>
            <w:r w:rsidR="00390830">
              <w:rPr>
                <w:lang w:val="en-GB"/>
              </w:rPr>
              <w:t>_2xxx</w:t>
            </w:r>
          </w:p>
        </w:tc>
        <w:tc>
          <w:tcPr>
            <w:tcW w:w="1834" w:type="dxa"/>
          </w:tcPr>
          <w:p w14:paraId="6260FC36" w14:textId="45125D60" w:rsidR="001D22C1" w:rsidRPr="0026025C" w:rsidRDefault="001D22C1" w:rsidP="00D80E53">
            <w:pPr>
              <w:spacing w:line="240" w:lineRule="auto"/>
              <w:jc w:val="left"/>
              <w:rPr>
                <w:lang w:val="en-GB"/>
              </w:rPr>
            </w:pPr>
            <w:r w:rsidRPr="0026025C">
              <w:rPr>
                <w:lang w:val="en-GB"/>
              </w:rPr>
              <w:t>Validate Feature Container Groups</w:t>
            </w:r>
          </w:p>
        </w:tc>
        <w:tc>
          <w:tcPr>
            <w:tcW w:w="4317" w:type="dxa"/>
          </w:tcPr>
          <w:p w14:paraId="3DB89BCE" w14:textId="6CF09034" w:rsidR="001D22C1" w:rsidRPr="0026025C" w:rsidRDefault="001D22C1" w:rsidP="0026025C">
            <w:pPr>
              <w:spacing w:line="240" w:lineRule="auto"/>
              <w:rPr>
                <w:lang w:val="en-GB"/>
              </w:rPr>
            </w:pPr>
            <w:r w:rsidRPr="0026025C">
              <w:rPr>
                <w:lang w:val="en-GB"/>
              </w:rPr>
              <w:t xml:space="preserve">Validation of metadata and structure for each feature type (“Feature Container”). In </w:t>
            </w:r>
            <w:r w:rsidR="00417467">
              <w:rPr>
                <w:lang w:val="en-GB"/>
              </w:rPr>
              <w:t>S-104</w:t>
            </w:r>
            <w:r w:rsidRPr="0026025C">
              <w:rPr>
                <w:lang w:val="en-GB"/>
              </w:rPr>
              <w:t xml:space="preserve"> there </w:t>
            </w:r>
            <w:r w:rsidR="00FD5D8C">
              <w:rPr>
                <w:lang w:val="en-GB"/>
              </w:rPr>
              <w:t>is one</w:t>
            </w:r>
            <w:r w:rsidR="00FD5D8C" w:rsidRPr="0026025C">
              <w:rPr>
                <w:lang w:val="en-GB"/>
              </w:rPr>
              <w:t xml:space="preserve"> </w:t>
            </w:r>
            <w:r w:rsidRPr="0026025C">
              <w:rPr>
                <w:lang w:val="en-GB"/>
              </w:rPr>
              <w:t xml:space="preserve">feature </w:t>
            </w:r>
            <w:r w:rsidR="00FD5D8C">
              <w:rPr>
                <w:lang w:val="en-GB"/>
              </w:rPr>
              <w:t xml:space="preserve">container </w:t>
            </w:r>
            <w:r w:rsidRPr="0026025C">
              <w:rPr>
                <w:lang w:val="en-GB"/>
              </w:rPr>
              <w:t>so this set of checks is executed only once</w:t>
            </w:r>
            <w:r w:rsidR="00390830">
              <w:rPr>
                <w:lang w:val="en-GB"/>
              </w:rPr>
              <w:t>.</w:t>
            </w:r>
          </w:p>
        </w:tc>
      </w:tr>
      <w:tr w:rsidR="001D22C1" w:rsidRPr="0026025C" w14:paraId="30996BA6" w14:textId="77777777" w:rsidTr="00D915DD">
        <w:trPr>
          <w:cantSplit/>
        </w:trPr>
        <w:tc>
          <w:tcPr>
            <w:tcW w:w="806" w:type="dxa"/>
          </w:tcPr>
          <w:p w14:paraId="0665F585" w14:textId="77777777" w:rsidR="001D22C1" w:rsidRPr="0026025C" w:rsidRDefault="001D22C1" w:rsidP="0026025C">
            <w:pPr>
              <w:spacing w:line="240" w:lineRule="auto"/>
              <w:rPr>
                <w:lang w:val="en-GB"/>
              </w:rPr>
            </w:pPr>
            <w:r w:rsidRPr="0026025C">
              <w:rPr>
                <w:lang w:val="en-GB"/>
              </w:rPr>
              <w:t>3</w:t>
            </w:r>
          </w:p>
        </w:tc>
        <w:tc>
          <w:tcPr>
            <w:tcW w:w="2059" w:type="dxa"/>
          </w:tcPr>
          <w:p w14:paraId="7C38B60E" w14:textId="4615FC41" w:rsidR="001D22C1" w:rsidRPr="0026025C" w:rsidRDefault="00FA501A" w:rsidP="00FB18D4">
            <w:pPr>
              <w:spacing w:line="240" w:lineRule="auto"/>
              <w:jc w:val="left"/>
              <w:rPr>
                <w:lang w:val="en-GB"/>
              </w:rPr>
            </w:pPr>
            <w:r>
              <w:rPr>
                <w:lang w:val="en-GB"/>
              </w:rPr>
              <w:t>104</w:t>
            </w:r>
            <w:r w:rsidR="00390830">
              <w:rPr>
                <w:lang w:val="en-GB"/>
              </w:rPr>
              <w:t>_3xxx</w:t>
            </w:r>
          </w:p>
        </w:tc>
        <w:tc>
          <w:tcPr>
            <w:tcW w:w="1834" w:type="dxa"/>
          </w:tcPr>
          <w:p w14:paraId="108894C9" w14:textId="2D53A048" w:rsidR="001D22C1" w:rsidRPr="0026025C" w:rsidRDefault="001D22C1" w:rsidP="00D80E53">
            <w:pPr>
              <w:spacing w:line="240" w:lineRule="auto"/>
              <w:jc w:val="left"/>
              <w:rPr>
                <w:lang w:val="en-GB"/>
              </w:rPr>
            </w:pPr>
            <w:r w:rsidRPr="0026025C">
              <w:rPr>
                <w:lang w:val="en-GB"/>
              </w:rPr>
              <w:t>Validate Feature Instance Groups</w:t>
            </w:r>
          </w:p>
        </w:tc>
        <w:tc>
          <w:tcPr>
            <w:tcW w:w="4317" w:type="dxa"/>
          </w:tcPr>
          <w:p w14:paraId="62C08F9A" w14:textId="08F4CBDD" w:rsidR="001D22C1" w:rsidRPr="0026025C" w:rsidRDefault="001D22C1" w:rsidP="0026025C">
            <w:pPr>
              <w:spacing w:line="240" w:lineRule="auto"/>
              <w:rPr>
                <w:lang w:val="en-GB"/>
              </w:rPr>
            </w:pPr>
            <w:r w:rsidRPr="0026025C">
              <w:rPr>
                <w:lang w:val="en-GB"/>
              </w:rPr>
              <w:t>Validation of feature instances. This set of checks, along with Phase 4 checks, must be executed once for each feature instance group contained within a feature container.</w:t>
            </w:r>
          </w:p>
        </w:tc>
      </w:tr>
      <w:tr w:rsidR="00CF1477" w:rsidRPr="0026025C" w14:paraId="32DFEE3D" w14:textId="77777777" w:rsidTr="00D915DD">
        <w:trPr>
          <w:cantSplit/>
        </w:trPr>
        <w:tc>
          <w:tcPr>
            <w:tcW w:w="806" w:type="dxa"/>
          </w:tcPr>
          <w:p w14:paraId="7080C11C" w14:textId="72DAA8DA" w:rsidR="00CF1477" w:rsidRPr="0026025C" w:rsidRDefault="00CF1477" w:rsidP="00CF1477">
            <w:pPr>
              <w:spacing w:line="240" w:lineRule="auto"/>
              <w:rPr>
                <w:lang w:val="en-GB"/>
              </w:rPr>
            </w:pPr>
            <w:r w:rsidRPr="0026025C">
              <w:rPr>
                <w:lang w:val="en-GB"/>
              </w:rPr>
              <w:lastRenderedPageBreak/>
              <w:t>4</w:t>
            </w:r>
          </w:p>
        </w:tc>
        <w:tc>
          <w:tcPr>
            <w:tcW w:w="2059" w:type="dxa"/>
          </w:tcPr>
          <w:p w14:paraId="167D3633" w14:textId="219E5568" w:rsidR="00CF1477" w:rsidRDefault="004F5625" w:rsidP="00CF1477">
            <w:pPr>
              <w:spacing w:line="240" w:lineRule="auto"/>
              <w:jc w:val="left"/>
              <w:rPr>
                <w:lang w:val="en-GB"/>
              </w:rPr>
            </w:pPr>
            <w:r>
              <w:rPr>
                <w:lang w:val="en-GB"/>
              </w:rPr>
              <w:t>N/A</w:t>
            </w:r>
          </w:p>
        </w:tc>
        <w:tc>
          <w:tcPr>
            <w:tcW w:w="1834" w:type="dxa"/>
          </w:tcPr>
          <w:p w14:paraId="5C951313" w14:textId="6354C1D3" w:rsidR="00CF1477" w:rsidRPr="0026025C" w:rsidRDefault="00CF1477" w:rsidP="00CF1477">
            <w:pPr>
              <w:spacing w:line="240" w:lineRule="auto"/>
              <w:jc w:val="left"/>
              <w:rPr>
                <w:lang w:val="en-GB"/>
              </w:rPr>
            </w:pPr>
            <w:r>
              <w:rPr>
                <w:lang w:val="en-GB"/>
              </w:rPr>
              <w:t>Validate Positioning Groups</w:t>
            </w:r>
          </w:p>
        </w:tc>
        <w:tc>
          <w:tcPr>
            <w:tcW w:w="4317" w:type="dxa"/>
          </w:tcPr>
          <w:p w14:paraId="5E09A3DB" w14:textId="170BC645" w:rsidR="00CF1477" w:rsidRPr="0026025C" w:rsidRDefault="004F5625" w:rsidP="00CF1477">
            <w:pPr>
              <w:spacing w:line="240" w:lineRule="auto"/>
              <w:rPr>
                <w:lang w:val="en-GB"/>
              </w:rPr>
            </w:pPr>
            <w:r>
              <w:rPr>
                <w:lang w:val="en-GB"/>
              </w:rPr>
              <w:t xml:space="preserve">There are no Phase 4 checks for </w:t>
            </w:r>
            <w:r w:rsidR="00417467">
              <w:rPr>
                <w:lang w:val="en-GB"/>
              </w:rPr>
              <w:t>S-104</w:t>
            </w:r>
            <w:r>
              <w:rPr>
                <w:lang w:val="en-GB"/>
              </w:rPr>
              <w:t>, which does not use positioning groups</w:t>
            </w:r>
            <w:r w:rsidR="00CF1477">
              <w:rPr>
                <w:lang w:val="en-GB"/>
              </w:rPr>
              <w:t>.</w:t>
            </w:r>
            <w:r>
              <w:rPr>
                <w:lang w:val="en-GB"/>
              </w:rPr>
              <w:t xml:space="preserve"> This phase is mentioned in this table only for compatibility with S-158:1xx for coverages which do use positioning groups.</w:t>
            </w:r>
          </w:p>
        </w:tc>
      </w:tr>
      <w:tr w:rsidR="00CF1477" w:rsidRPr="0026025C" w14:paraId="7F0B91E5" w14:textId="77777777" w:rsidTr="00D915DD">
        <w:trPr>
          <w:cantSplit/>
        </w:trPr>
        <w:tc>
          <w:tcPr>
            <w:tcW w:w="806" w:type="dxa"/>
          </w:tcPr>
          <w:p w14:paraId="08C3916E" w14:textId="498CA34A" w:rsidR="00CF1477" w:rsidRPr="0026025C" w:rsidRDefault="00CF1477" w:rsidP="00CF1477">
            <w:pPr>
              <w:spacing w:line="240" w:lineRule="auto"/>
              <w:rPr>
                <w:lang w:val="en-GB"/>
              </w:rPr>
            </w:pPr>
            <w:r w:rsidRPr="0026025C">
              <w:rPr>
                <w:lang w:val="en-GB"/>
              </w:rPr>
              <w:t>5</w:t>
            </w:r>
          </w:p>
        </w:tc>
        <w:tc>
          <w:tcPr>
            <w:tcW w:w="2059" w:type="dxa"/>
          </w:tcPr>
          <w:p w14:paraId="5E31C36C" w14:textId="1284D0E5" w:rsidR="00CF1477" w:rsidRPr="0026025C" w:rsidRDefault="00FA501A" w:rsidP="00CF1477">
            <w:pPr>
              <w:spacing w:line="240" w:lineRule="auto"/>
              <w:jc w:val="left"/>
              <w:rPr>
                <w:lang w:val="en-GB"/>
              </w:rPr>
            </w:pPr>
            <w:r>
              <w:rPr>
                <w:lang w:val="en-GB"/>
              </w:rPr>
              <w:t>104</w:t>
            </w:r>
            <w:r w:rsidR="00CF1477">
              <w:rPr>
                <w:lang w:val="en-GB"/>
              </w:rPr>
              <w:t>_5xxx</w:t>
            </w:r>
          </w:p>
        </w:tc>
        <w:tc>
          <w:tcPr>
            <w:tcW w:w="1834" w:type="dxa"/>
          </w:tcPr>
          <w:p w14:paraId="51AEDF6F" w14:textId="26AD375D" w:rsidR="00CF1477" w:rsidRPr="0026025C" w:rsidRDefault="00CF1477" w:rsidP="00D80E53">
            <w:pPr>
              <w:spacing w:line="240" w:lineRule="auto"/>
              <w:jc w:val="left"/>
              <w:rPr>
                <w:lang w:val="en-GB"/>
              </w:rPr>
            </w:pPr>
            <w:r w:rsidRPr="0026025C">
              <w:rPr>
                <w:lang w:val="en-GB"/>
              </w:rPr>
              <w:t>Validate Values Datasets</w:t>
            </w:r>
          </w:p>
        </w:tc>
        <w:tc>
          <w:tcPr>
            <w:tcW w:w="4317" w:type="dxa"/>
          </w:tcPr>
          <w:p w14:paraId="3CBE8130" w14:textId="62ECCCB5" w:rsidR="00CF1477" w:rsidRPr="0026025C" w:rsidRDefault="00CF1477" w:rsidP="00CF1477">
            <w:pPr>
              <w:spacing w:line="240" w:lineRule="auto"/>
              <w:rPr>
                <w:lang w:val="en-GB"/>
              </w:rPr>
            </w:pPr>
            <w:r w:rsidRPr="0026025C">
              <w:rPr>
                <w:lang w:val="en-GB"/>
              </w:rPr>
              <w:t>Validation of data values. This set of checks is applied to the values group in a feature instance group.</w:t>
            </w:r>
          </w:p>
        </w:tc>
      </w:tr>
      <w:tr w:rsidR="00CF1477" w:rsidRPr="0026025C" w14:paraId="4A0B68BD" w14:textId="77777777" w:rsidTr="00D915DD">
        <w:trPr>
          <w:cantSplit/>
        </w:trPr>
        <w:tc>
          <w:tcPr>
            <w:tcW w:w="806" w:type="dxa"/>
          </w:tcPr>
          <w:p w14:paraId="79E8FCE4" w14:textId="79782874" w:rsidR="00CF1477" w:rsidRPr="0026025C" w:rsidRDefault="00CF1477" w:rsidP="00CF1477">
            <w:pPr>
              <w:spacing w:line="240" w:lineRule="auto"/>
              <w:rPr>
                <w:lang w:val="en-GB"/>
              </w:rPr>
            </w:pPr>
            <w:r>
              <w:rPr>
                <w:lang w:val="en-GB"/>
              </w:rPr>
              <w:t>6</w:t>
            </w:r>
          </w:p>
        </w:tc>
        <w:tc>
          <w:tcPr>
            <w:tcW w:w="2059" w:type="dxa"/>
          </w:tcPr>
          <w:p w14:paraId="780B703F" w14:textId="3DE0D356" w:rsidR="00CF1477" w:rsidRPr="0026025C" w:rsidRDefault="00FA501A" w:rsidP="00CF1477">
            <w:pPr>
              <w:spacing w:line="240" w:lineRule="auto"/>
              <w:jc w:val="left"/>
              <w:rPr>
                <w:lang w:val="en-GB"/>
              </w:rPr>
            </w:pPr>
            <w:r>
              <w:rPr>
                <w:lang w:val="en-GB"/>
              </w:rPr>
              <w:t>104</w:t>
            </w:r>
            <w:r w:rsidR="00CF1477">
              <w:rPr>
                <w:lang w:val="en-GB"/>
              </w:rPr>
              <w:t>_9xxx</w:t>
            </w:r>
          </w:p>
        </w:tc>
        <w:tc>
          <w:tcPr>
            <w:tcW w:w="1834" w:type="dxa"/>
          </w:tcPr>
          <w:p w14:paraId="7A3ABD05" w14:textId="60478F9A" w:rsidR="00CF1477" w:rsidRPr="0026025C" w:rsidRDefault="00CF1477" w:rsidP="00D80E53">
            <w:pPr>
              <w:spacing w:line="240" w:lineRule="auto"/>
              <w:jc w:val="left"/>
              <w:rPr>
                <w:lang w:val="en-GB"/>
              </w:rPr>
            </w:pPr>
            <w:r>
              <w:rPr>
                <w:lang w:val="en-GB"/>
              </w:rPr>
              <w:t>Validate Exchange Catalogue</w:t>
            </w:r>
          </w:p>
        </w:tc>
        <w:tc>
          <w:tcPr>
            <w:tcW w:w="4317" w:type="dxa"/>
          </w:tcPr>
          <w:p w14:paraId="3A72754F" w14:textId="35B004AB" w:rsidR="00CF1477" w:rsidRPr="0026025C" w:rsidRDefault="00CF1477" w:rsidP="00CF1477">
            <w:pPr>
              <w:spacing w:line="240" w:lineRule="auto"/>
              <w:rPr>
                <w:lang w:val="en-GB"/>
              </w:rPr>
            </w:pPr>
            <w:r>
              <w:rPr>
                <w:lang w:val="en-GB"/>
              </w:rPr>
              <w:t>This set of checks relates to product-specific requirements for exchange catalogues</w:t>
            </w:r>
          </w:p>
        </w:tc>
      </w:tr>
      <w:tr w:rsidR="00054F5D" w:rsidRPr="0026025C" w14:paraId="78E01084" w14:textId="77777777" w:rsidTr="00D915DD">
        <w:trPr>
          <w:cantSplit/>
          <w:ins w:id="291" w:author="Raphael Malyankar" w:date="2026-08-03T00:24:00Z"/>
        </w:trPr>
        <w:tc>
          <w:tcPr>
            <w:tcW w:w="806" w:type="dxa"/>
          </w:tcPr>
          <w:p w14:paraId="0DCD6972" w14:textId="38D9CC0F" w:rsidR="00054F5D" w:rsidRDefault="00054F5D" w:rsidP="00054F5D">
            <w:pPr>
              <w:spacing w:line="240" w:lineRule="auto"/>
              <w:rPr>
                <w:ins w:id="292" w:author="Raphael Malyankar" w:date="2026-08-03T00:24:00Z" w16du:dateUtc="2026-08-03T07:24:00Z"/>
                <w:lang w:val="en-GB"/>
              </w:rPr>
            </w:pPr>
            <w:ins w:id="293" w:author="Raphael Malyankar" w:date="2026-08-03T00:24:00Z" w16du:dateUtc="2026-08-03T07:24:00Z">
              <w:r>
                <w:rPr>
                  <w:lang w:val="en-GB"/>
                </w:rPr>
                <w:t>7</w:t>
              </w:r>
            </w:ins>
          </w:p>
        </w:tc>
        <w:tc>
          <w:tcPr>
            <w:tcW w:w="2059" w:type="dxa"/>
          </w:tcPr>
          <w:p w14:paraId="1C530558" w14:textId="0CC8E701" w:rsidR="00054F5D" w:rsidRDefault="00054F5D" w:rsidP="00054F5D">
            <w:pPr>
              <w:spacing w:line="240" w:lineRule="auto"/>
              <w:jc w:val="left"/>
              <w:rPr>
                <w:ins w:id="294" w:author="Raphael Malyankar" w:date="2026-08-03T00:24:00Z" w16du:dateUtc="2026-08-03T07:24:00Z"/>
                <w:lang w:val="en-GB"/>
              </w:rPr>
            </w:pPr>
            <w:ins w:id="295" w:author="Raphael Malyankar" w:date="2026-08-03T00:24:00Z" w16du:dateUtc="2026-08-03T07:24:00Z">
              <w:r>
                <w:rPr>
                  <w:lang w:val="en-GB"/>
                </w:rPr>
                <w:t>1</w:t>
              </w:r>
            </w:ins>
            <w:ins w:id="296" w:author="Raphael Malyankar" w:date="2026-09-09T11:42:00Z" w16du:dateUtc="2026-09-09T18:42:00Z">
              <w:r w:rsidR="00514B76">
                <w:rPr>
                  <w:lang w:val="en-GB"/>
                </w:rPr>
                <w:t>04</w:t>
              </w:r>
            </w:ins>
            <w:ins w:id="297" w:author="Raphael Malyankar" w:date="2026-08-03T00:24:00Z" w16du:dateUtc="2026-08-03T07:24:00Z">
              <w:r>
                <w:rPr>
                  <w:lang w:val="en-GB"/>
                </w:rPr>
                <w:t>_6xxx</w:t>
              </w:r>
            </w:ins>
          </w:p>
        </w:tc>
        <w:tc>
          <w:tcPr>
            <w:tcW w:w="1834" w:type="dxa"/>
          </w:tcPr>
          <w:p w14:paraId="3800CD06" w14:textId="50CA3F56" w:rsidR="00054F5D" w:rsidRDefault="00054F5D" w:rsidP="00054F5D">
            <w:pPr>
              <w:spacing w:line="240" w:lineRule="auto"/>
              <w:jc w:val="left"/>
              <w:rPr>
                <w:ins w:id="298" w:author="Raphael Malyankar" w:date="2026-08-03T00:24:00Z" w16du:dateUtc="2026-08-03T07:24:00Z"/>
                <w:lang w:val="en-GB"/>
              </w:rPr>
            </w:pPr>
            <w:ins w:id="299" w:author="Raphael Malyankar" w:date="2026-08-03T00:24:00Z" w16du:dateUtc="2026-08-03T07:24:00Z">
              <w:r>
                <w:rPr>
                  <w:lang w:val="en-GB"/>
                </w:rPr>
                <w:t>Miscellaneous</w:t>
              </w:r>
            </w:ins>
          </w:p>
        </w:tc>
        <w:tc>
          <w:tcPr>
            <w:tcW w:w="4317" w:type="dxa"/>
          </w:tcPr>
          <w:p w14:paraId="11C620AC" w14:textId="79ECB356" w:rsidR="00054F5D" w:rsidRDefault="00054F5D" w:rsidP="00054F5D">
            <w:pPr>
              <w:spacing w:line="240" w:lineRule="auto"/>
              <w:rPr>
                <w:ins w:id="300" w:author="Raphael Malyankar" w:date="2026-08-03T00:24:00Z" w16du:dateUtc="2026-08-03T07:24:00Z"/>
                <w:lang w:val="en-GB"/>
              </w:rPr>
            </w:pPr>
            <w:ins w:id="301" w:author="Raphael Malyankar" w:date="2026-08-03T00:24:00Z" w16du:dateUtc="2026-08-03T07:24:00Z">
              <w:r>
                <w:rPr>
                  <w:lang w:val="en-GB"/>
                </w:rPr>
                <w:t>At discretion of developer or quality control</w:t>
              </w:r>
            </w:ins>
          </w:p>
        </w:tc>
      </w:tr>
    </w:tbl>
    <w:p w14:paraId="4A73BFA9" w14:textId="77777777" w:rsidR="00CF1477" w:rsidRPr="00FB18D4" w:rsidRDefault="00CF1477" w:rsidP="00D9751F">
      <w:pPr>
        <w:tabs>
          <w:tab w:val="left" w:pos="1701"/>
        </w:tabs>
        <w:spacing w:line="240" w:lineRule="auto"/>
        <w:rPr>
          <w:lang w:val="en-GB"/>
        </w:rPr>
      </w:pPr>
    </w:p>
    <w:p w14:paraId="0BFAC6DF" w14:textId="43E155A7" w:rsidR="00F1226C" w:rsidRDefault="00D9751F" w:rsidP="00D76F20">
      <w:pPr>
        <w:tabs>
          <w:tab w:val="left" w:pos="1701"/>
        </w:tabs>
        <w:spacing w:line="240" w:lineRule="auto"/>
        <w:rPr>
          <w:lang w:val="en-GB"/>
        </w:rPr>
      </w:pPr>
      <w:r w:rsidRPr="00D9751F">
        <w:rPr>
          <w:lang w:val="en-GB"/>
        </w:rPr>
        <w:t xml:space="preserve">Dataset validation checks the structure and content of individual HDF5 data files. The checks for each HDF5 dataset file are divided into </w:t>
      </w:r>
      <w:r w:rsidR="00CF1477">
        <w:rPr>
          <w:lang w:val="en-GB"/>
        </w:rPr>
        <w:t>four</w:t>
      </w:r>
      <w:r w:rsidRPr="00D9751F">
        <w:rPr>
          <w:lang w:val="en-GB"/>
        </w:rPr>
        <w:t xml:space="preserve"> phases</w:t>
      </w:r>
    </w:p>
    <w:p w14:paraId="462AB0AA" w14:textId="77777777" w:rsidR="004A1094" w:rsidRPr="004A1094" w:rsidRDefault="004A1094" w:rsidP="00F2138B">
      <w:pPr>
        <w:pStyle w:val="Heading1"/>
        <w:rPr>
          <w:lang w:val="en-GB"/>
        </w:rPr>
      </w:pPr>
      <w:bookmarkStart w:id="302" w:name="_Toc179220192"/>
      <w:bookmarkStart w:id="303" w:name="_Toc180593546"/>
      <w:r w:rsidRPr="004A1094">
        <w:rPr>
          <w:lang w:val="en-GB"/>
        </w:rPr>
        <w:t>Other Applicable Checks</w:t>
      </w:r>
      <w:bookmarkEnd w:id="302"/>
      <w:bookmarkEnd w:id="303"/>
    </w:p>
    <w:p w14:paraId="6EC851AE" w14:textId="77777777" w:rsidR="004A1094" w:rsidRPr="004A1094" w:rsidRDefault="004A1094" w:rsidP="00F2138B">
      <w:pPr>
        <w:pStyle w:val="Heading2"/>
        <w:rPr>
          <w:lang w:val="en-GB"/>
        </w:rPr>
      </w:pPr>
      <w:bookmarkStart w:id="304" w:name="_Toc179220193"/>
      <w:bookmarkStart w:id="305" w:name="_Toc180593547"/>
      <w:r w:rsidRPr="004A1094">
        <w:rPr>
          <w:lang w:val="en-GB"/>
        </w:rPr>
        <w:t>Generic S-100 checks</w:t>
      </w:r>
      <w:bookmarkEnd w:id="304"/>
      <w:bookmarkEnd w:id="305"/>
    </w:p>
    <w:p w14:paraId="15F27DF2" w14:textId="3061B7FE" w:rsidR="004A1094" w:rsidRPr="004A1094" w:rsidRDefault="00FD5D8C" w:rsidP="004A1094">
      <w:pPr>
        <w:tabs>
          <w:tab w:val="left" w:pos="1701"/>
        </w:tabs>
        <w:spacing w:line="240" w:lineRule="auto"/>
        <w:rPr>
          <w:lang w:val="en-GB"/>
        </w:rPr>
      </w:pPr>
      <w:r>
        <w:rPr>
          <w:lang w:val="en-GB"/>
        </w:rPr>
        <w:t>S-104</w:t>
      </w:r>
      <w:r w:rsidR="004A1094" w:rsidRPr="004A1094">
        <w:rPr>
          <w:lang w:val="en-GB"/>
        </w:rPr>
        <w:t xml:space="preserve"> datasets and exchange sets must also be validated using the following subset of the generic S-100 validation checks defined in S-158:100:</w:t>
      </w:r>
    </w:p>
    <w:p w14:paraId="250153DB" w14:textId="0DBD20EA" w:rsidR="00E34387" w:rsidRDefault="00E34387">
      <w:pPr>
        <w:pStyle w:val="Caption"/>
        <w:keepNext/>
        <w:rPr>
          <w:ins w:id="306" w:author="Raphael Malyankar" w:date="2026-09-09T18:03:00Z" w16du:dateUtc="2026-09-10T01:03:00Z"/>
        </w:rPr>
        <w:pPrChange w:id="307" w:author="Raphael Malyankar" w:date="2026-09-09T18:03:00Z" w16du:dateUtc="2026-09-10T01:03:00Z">
          <w:pPr/>
        </w:pPrChange>
      </w:pPr>
      <w:ins w:id="308" w:author="Raphael Malyankar" w:date="2026-09-09T18:03:00Z" w16du:dateUtc="2026-09-10T01:03:00Z">
        <w:r>
          <w:t xml:space="preserve">Table </w:t>
        </w:r>
        <w:r>
          <w:fldChar w:fldCharType="begin"/>
        </w:r>
        <w:r>
          <w:instrText xml:space="preserve"> STYLEREF 1 \s </w:instrText>
        </w:r>
      </w:ins>
      <w:r>
        <w:fldChar w:fldCharType="separate"/>
      </w:r>
      <w:r>
        <w:rPr>
          <w:noProof/>
        </w:rPr>
        <w:t>5</w:t>
      </w:r>
      <w:ins w:id="309" w:author="Raphael Malyankar" w:date="2026-09-09T18:03:00Z" w16du:dateUtc="2026-09-10T01:03:00Z">
        <w:r>
          <w:fldChar w:fldCharType="end"/>
        </w:r>
        <w:r>
          <w:t>-</w:t>
        </w:r>
        <w:r>
          <w:fldChar w:fldCharType="begin"/>
        </w:r>
        <w:r>
          <w:instrText xml:space="preserve"> SEQ Table \* ARABIC \s 1 </w:instrText>
        </w:r>
      </w:ins>
      <w:r>
        <w:fldChar w:fldCharType="separate"/>
      </w:r>
      <w:ins w:id="310" w:author="Raphael Malyankar" w:date="2026-09-09T18:03:00Z" w16du:dateUtc="2026-09-10T01:03:00Z">
        <w:r>
          <w:rPr>
            <w:noProof/>
          </w:rPr>
          <w:t>1</w:t>
        </w:r>
        <w:r>
          <w:fldChar w:fldCharType="end"/>
        </w:r>
        <w:r>
          <w:t xml:space="preserve"> - Applicable generic checks</w:t>
        </w:r>
      </w:ins>
    </w:p>
    <w:tbl>
      <w:tblPr>
        <w:tblStyle w:val="TableGrid"/>
        <w:tblW w:w="5000" w:type="pct"/>
        <w:tblCellMar>
          <w:left w:w="58" w:type="dxa"/>
          <w:right w:w="58" w:type="dxa"/>
        </w:tblCellMar>
        <w:tblLook w:val="04A0" w:firstRow="1" w:lastRow="0" w:firstColumn="1" w:lastColumn="0" w:noHBand="0" w:noVBand="1"/>
      </w:tblPr>
      <w:tblGrid>
        <w:gridCol w:w="1891"/>
        <w:gridCol w:w="1818"/>
        <w:gridCol w:w="2148"/>
        <w:gridCol w:w="3159"/>
      </w:tblGrid>
      <w:tr w:rsidR="00C53F21" w:rsidRPr="004A1094" w14:paraId="2F49BDF7" w14:textId="77777777" w:rsidTr="005C3DFB">
        <w:trPr>
          <w:tblHeader/>
        </w:trPr>
        <w:tc>
          <w:tcPr>
            <w:tcW w:w="1049"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1008"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r w:rsidRPr="004A1094">
              <w:rPr>
                <w:b/>
                <w:bCs/>
                <w:lang w:val="en-GB"/>
              </w:rPr>
              <w:t>Checks</w:t>
            </w:r>
          </w:p>
        </w:tc>
        <w:tc>
          <w:tcPr>
            <w:tcW w:w="1191"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752"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C53F21" w:rsidRPr="004A1094" w14:paraId="52AB6B4D" w14:textId="77777777" w:rsidTr="005C3DFB">
        <w:tc>
          <w:tcPr>
            <w:tcW w:w="1049" w:type="pct"/>
          </w:tcPr>
          <w:p w14:paraId="3B097363" w14:textId="77777777" w:rsidR="004A1094" w:rsidRPr="004A1094" w:rsidRDefault="004A1094" w:rsidP="00DA5883">
            <w:pPr>
              <w:tabs>
                <w:tab w:val="left" w:pos="1701"/>
              </w:tabs>
              <w:spacing w:after="60" w:line="240" w:lineRule="auto"/>
              <w:rPr>
                <w:lang w:val="en-GB"/>
              </w:rPr>
            </w:pPr>
            <w:r w:rsidRPr="004A1094">
              <w:rPr>
                <w:lang w:val="en-GB"/>
              </w:rPr>
              <w:t>Part 1</w:t>
            </w:r>
          </w:p>
        </w:tc>
        <w:tc>
          <w:tcPr>
            <w:tcW w:w="1008" w:type="pct"/>
          </w:tcPr>
          <w:p w14:paraId="749C81D1" w14:textId="7518620E" w:rsidR="004A1094" w:rsidRPr="004A1094" w:rsidRDefault="007856DE" w:rsidP="00DA5883">
            <w:pPr>
              <w:tabs>
                <w:tab w:val="left" w:pos="1701"/>
              </w:tabs>
              <w:spacing w:after="60" w:line="240" w:lineRule="auto"/>
              <w:rPr>
                <w:lang w:val="en-GB"/>
              </w:rPr>
            </w:pPr>
            <w:r>
              <w:rPr>
                <w:lang w:val="en-GB"/>
              </w:rPr>
              <w:t>N/A</w:t>
            </w:r>
          </w:p>
        </w:tc>
        <w:tc>
          <w:tcPr>
            <w:tcW w:w="1191" w:type="pct"/>
          </w:tcPr>
          <w:p w14:paraId="332D1B7F"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2" w:type="pct"/>
          </w:tcPr>
          <w:p w14:paraId="6484B89E"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00BA006B" w14:textId="77777777" w:rsidTr="005C3DFB">
        <w:tc>
          <w:tcPr>
            <w:tcW w:w="1049" w:type="pct"/>
          </w:tcPr>
          <w:p w14:paraId="15404403" w14:textId="77777777" w:rsidR="004A1094" w:rsidRPr="004A1094" w:rsidRDefault="004A1094" w:rsidP="00DA5883">
            <w:pPr>
              <w:tabs>
                <w:tab w:val="left" w:pos="1701"/>
              </w:tabs>
              <w:spacing w:after="60" w:line="240" w:lineRule="auto"/>
              <w:rPr>
                <w:lang w:val="en-GB"/>
              </w:rPr>
            </w:pPr>
            <w:r w:rsidRPr="004A1094">
              <w:rPr>
                <w:lang w:val="en-GB"/>
              </w:rPr>
              <w:t>Part 2 / 2a</w:t>
            </w:r>
          </w:p>
        </w:tc>
        <w:tc>
          <w:tcPr>
            <w:tcW w:w="1008" w:type="pct"/>
          </w:tcPr>
          <w:p w14:paraId="5D7DF52A" w14:textId="4376AECB" w:rsidR="004A1094" w:rsidRPr="004A1094" w:rsidRDefault="007856DE" w:rsidP="00DA5883">
            <w:pPr>
              <w:tabs>
                <w:tab w:val="left" w:pos="1701"/>
              </w:tabs>
              <w:spacing w:after="60" w:line="240" w:lineRule="auto"/>
              <w:rPr>
                <w:lang w:val="en-GB"/>
              </w:rPr>
            </w:pPr>
            <w:r>
              <w:rPr>
                <w:lang w:val="en-GB"/>
              </w:rPr>
              <w:t>N/A</w:t>
            </w:r>
          </w:p>
        </w:tc>
        <w:tc>
          <w:tcPr>
            <w:tcW w:w="1191" w:type="pct"/>
          </w:tcPr>
          <w:p w14:paraId="44333070"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2" w:type="pct"/>
          </w:tcPr>
          <w:p w14:paraId="7AD60CE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1BD3C661" w14:textId="77777777" w:rsidTr="005C3DFB">
        <w:tc>
          <w:tcPr>
            <w:tcW w:w="1049" w:type="pct"/>
          </w:tcPr>
          <w:p w14:paraId="7AAEBE24" w14:textId="77777777" w:rsidR="004A1094" w:rsidRPr="004A1094" w:rsidRDefault="004A1094" w:rsidP="00DA5883">
            <w:pPr>
              <w:tabs>
                <w:tab w:val="left" w:pos="1701"/>
              </w:tabs>
              <w:spacing w:after="60" w:line="240" w:lineRule="auto"/>
              <w:rPr>
                <w:lang w:val="en-GB"/>
              </w:rPr>
            </w:pPr>
            <w:r w:rsidRPr="004A1094">
              <w:rPr>
                <w:lang w:val="en-GB"/>
              </w:rPr>
              <w:t>Part 4a</w:t>
            </w:r>
          </w:p>
        </w:tc>
        <w:tc>
          <w:tcPr>
            <w:tcW w:w="1008" w:type="pct"/>
          </w:tcPr>
          <w:p w14:paraId="1CC170E7" w14:textId="2F01910B" w:rsidR="004A1094" w:rsidRPr="004A1094" w:rsidRDefault="006F6776" w:rsidP="00DA5883">
            <w:pPr>
              <w:tabs>
                <w:tab w:val="left" w:pos="1701"/>
              </w:tabs>
              <w:spacing w:after="60" w:line="240" w:lineRule="auto"/>
              <w:rPr>
                <w:lang w:val="en-GB"/>
              </w:rPr>
            </w:pPr>
            <w:ins w:id="311" w:author="Raphael Malyankar" w:date="2026-08-03T00:18:00Z" w16du:dateUtc="2026-08-03T07:18:00Z">
              <w:r w:rsidRPr="006F6776">
                <w:rPr>
                  <w:lang w:val="en-GB"/>
                </w:rPr>
                <w:t>Only checks in Collection A, if any</w:t>
              </w:r>
            </w:ins>
            <w:del w:id="312" w:author="Raphael Malyankar" w:date="2026-08-03T00:17:00Z" w16du:dateUtc="2026-08-03T07:17:00Z">
              <w:r w:rsidR="004A1094" w:rsidRPr="004A1094" w:rsidDel="006F6776">
                <w:rPr>
                  <w:lang w:val="en-GB"/>
                </w:rPr>
                <w:delText>All</w:delText>
              </w:r>
              <w:r w:rsidR="007856DE" w:rsidDel="006F6776">
                <w:rPr>
                  <w:lang w:val="en-GB"/>
                </w:rPr>
                <w:delText xml:space="preserve"> Collection A checks</w:delText>
              </w:r>
            </w:del>
          </w:p>
        </w:tc>
        <w:tc>
          <w:tcPr>
            <w:tcW w:w="1191" w:type="pct"/>
          </w:tcPr>
          <w:p w14:paraId="44151CAB" w14:textId="77777777" w:rsidR="004A1094" w:rsidRPr="004A1094" w:rsidRDefault="004A1094" w:rsidP="00DA5883">
            <w:pPr>
              <w:tabs>
                <w:tab w:val="left" w:pos="1701"/>
              </w:tabs>
              <w:spacing w:after="60" w:line="240" w:lineRule="auto"/>
              <w:rPr>
                <w:lang w:val="en-GB"/>
              </w:rPr>
            </w:pPr>
            <w:r w:rsidRPr="004A1094">
              <w:rPr>
                <w:lang w:val="en-GB"/>
              </w:rPr>
              <w:t>Exchange catalogue</w:t>
            </w:r>
          </w:p>
        </w:tc>
        <w:tc>
          <w:tcPr>
            <w:tcW w:w="1752" w:type="pct"/>
          </w:tcPr>
          <w:p w14:paraId="78F9A249" w14:textId="59967A8E" w:rsidR="004A1094" w:rsidRPr="004A1094" w:rsidRDefault="004A1094" w:rsidP="00DA5883">
            <w:pPr>
              <w:tabs>
                <w:tab w:val="left" w:pos="1701"/>
              </w:tabs>
              <w:spacing w:after="60" w:line="240" w:lineRule="auto"/>
              <w:rPr>
                <w:lang w:val="en-GB"/>
              </w:rPr>
            </w:pPr>
          </w:p>
        </w:tc>
      </w:tr>
      <w:tr w:rsidR="00C53F21" w:rsidRPr="004A1094" w14:paraId="0B850CF2" w14:textId="77777777" w:rsidTr="005C3DFB">
        <w:tc>
          <w:tcPr>
            <w:tcW w:w="1049" w:type="pct"/>
          </w:tcPr>
          <w:p w14:paraId="266E3475" w14:textId="77777777" w:rsidR="004A1094" w:rsidRPr="004A1094" w:rsidRDefault="004A1094" w:rsidP="00DA5883">
            <w:pPr>
              <w:tabs>
                <w:tab w:val="left" w:pos="1701"/>
              </w:tabs>
              <w:spacing w:after="60" w:line="240" w:lineRule="auto"/>
              <w:rPr>
                <w:lang w:val="en-GB"/>
              </w:rPr>
            </w:pPr>
            <w:r w:rsidRPr="004A1094">
              <w:rPr>
                <w:lang w:val="en-GB"/>
              </w:rPr>
              <w:t>Part 4b</w:t>
            </w:r>
          </w:p>
        </w:tc>
        <w:tc>
          <w:tcPr>
            <w:tcW w:w="1008" w:type="pct"/>
          </w:tcPr>
          <w:p w14:paraId="6CDF2F56" w14:textId="3B1C7764" w:rsidR="004A1094" w:rsidRPr="004A1094" w:rsidRDefault="007856DE" w:rsidP="00DA5883">
            <w:pPr>
              <w:tabs>
                <w:tab w:val="left" w:pos="1701"/>
              </w:tabs>
              <w:spacing w:after="60" w:line="240" w:lineRule="auto"/>
              <w:rPr>
                <w:lang w:val="en-GB"/>
              </w:rPr>
            </w:pPr>
            <w:r>
              <w:rPr>
                <w:lang w:val="en-GB"/>
              </w:rPr>
              <w:t>N/A</w:t>
            </w:r>
          </w:p>
        </w:tc>
        <w:tc>
          <w:tcPr>
            <w:tcW w:w="1191" w:type="pct"/>
          </w:tcPr>
          <w:p w14:paraId="4927F758"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2" w:type="pct"/>
          </w:tcPr>
          <w:p w14:paraId="1D48C39D"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4A7BAFA3" w14:textId="77777777" w:rsidTr="005C3DFB">
        <w:tc>
          <w:tcPr>
            <w:tcW w:w="1049" w:type="pct"/>
          </w:tcPr>
          <w:p w14:paraId="016FCE83" w14:textId="29414221" w:rsidR="004A1094" w:rsidRPr="004A1094" w:rsidRDefault="005C3DFB" w:rsidP="00DA5883">
            <w:pPr>
              <w:tabs>
                <w:tab w:val="left" w:pos="1701"/>
              </w:tabs>
              <w:spacing w:after="60" w:line="240" w:lineRule="auto"/>
              <w:rPr>
                <w:lang w:val="en-GB"/>
              </w:rPr>
            </w:pPr>
            <w:r>
              <w:rPr>
                <w:lang w:val="en-GB"/>
              </w:rPr>
              <w:t>Part 5 / 5a</w:t>
            </w:r>
          </w:p>
        </w:tc>
        <w:tc>
          <w:tcPr>
            <w:tcW w:w="1008" w:type="pct"/>
          </w:tcPr>
          <w:p w14:paraId="1F8A6584" w14:textId="6A394A2C" w:rsidR="004A1094" w:rsidRDefault="002929D7" w:rsidP="00DA5883">
            <w:pPr>
              <w:tabs>
                <w:tab w:val="left" w:pos="1701"/>
              </w:tabs>
              <w:spacing w:after="60" w:line="240" w:lineRule="auto"/>
              <w:rPr>
                <w:lang w:val="en-GB"/>
              </w:rPr>
            </w:pPr>
            <w:r>
              <w:rPr>
                <w:lang w:val="en-GB"/>
              </w:rPr>
              <w:t>100_0001</w:t>
            </w:r>
          </w:p>
          <w:p w14:paraId="162F2990" w14:textId="4256D47F" w:rsidR="004A1094" w:rsidRPr="004A1094" w:rsidRDefault="002929D7" w:rsidP="00DA5883">
            <w:pPr>
              <w:tabs>
                <w:tab w:val="left" w:pos="1701"/>
              </w:tabs>
              <w:spacing w:after="60" w:line="240" w:lineRule="auto"/>
              <w:rPr>
                <w:lang w:val="en-GB"/>
              </w:rPr>
            </w:pPr>
            <w:r>
              <w:rPr>
                <w:lang w:val="en-GB"/>
              </w:rPr>
              <w:t>100_0002</w:t>
            </w:r>
            <w:r w:rsidR="00F445AD">
              <w:rPr>
                <w:lang w:val="en-GB"/>
              </w:rPr>
              <w:br/>
            </w:r>
            <w:r w:rsidR="00227ACD">
              <w:rPr>
                <w:lang w:val="en-GB"/>
              </w:rPr>
              <w:t>100_000</w:t>
            </w:r>
            <w:r w:rsidR="00F445AD">
              <w:rPr>
                <w:lang w:val="en-GB"/>
              </w:rPr>
              <w:t>3</w:t>
            </w:r>
            <w:r w:rsidR="00F445AD">
              <w:rPr>
                <w:lang w:val="en-GB"/>
              </w:rPr>
              <w:br/>
            </w:r>
            <w:r w:rsidR="00227ACD">
              <w:rPr>
                <w:lang w:val="en-GB"/>
              </w:rPr>
              <w:t>100_0004</w:t>
            </w:r>
          </w:p>
          <w:p w14:paraId="0299CAF5" w14:textId="2C75E52B" w:rsidR="004A1094" w:rsidRDefault="00227ACD" w:rsidP="00DA5883">
            <w:pPr>
              <w:tabs>
                <w:tab w:val="left" w:pos="1701"/>
              </w:tabs>
              <w:spacing w:after="60" w:line="240" w:lineRule="auto"/>
              <w:rPr>
                <w:lang w:val="en-GB"/>
              </w:rPr>
            </w:pPr>
            <w:r>
              <w:rPr>
                <w:lang w:val="en-GB"/>
              </w:rPr>
              <w:t>100_0005</w:t>
            </w:r>
          </w:p>
          <w:p w14:paraId="2A5A3A21" w14:textId="41E56802" w:rsidR="000D1250" w:rsidRPr="004A1094" w:rsidRDefault="00227ACD" w:rsidP="000D1250">
            <w:pPr>
              <w:tabs>
                <w:tab w:val="left" w:pos="1701"/>
              </w:tabs>
              <w:spacing w:after="60" w:line="240" w:lineRule="auto"/>
              <w:rPr>
                <w:lang w:val="en-GB"/>
              </w:rPr>
            </w:pPr>
            <w:r>
              <w:rPr>
                <w:lang w:val="en-GB"/>
              </w:rPr>
              <w:t>100_0006</w:t>
            </w:r>
          </w:p>
        </w:tc>
        <w:tc>
          <w:tcPr>
            <w:tcW w:w="1191" w:type="pct"/>
          </w:tcPr>
          <w:p w14:paraId="6274BC08"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2" w:type="pct"/>
          </w:tcPr>
          <w:p w14:paraId="32908834" w14:textId="1D4C1C24" w:rsidR="00D344A7" w:rsidRPr="00D344A7" w:rsidDel="00587758" w:rsidRDefault="00D344A7" w:rsidP="00D344A7">
            <w:pPr>
              <w:tabs>
                <w:tab w:val="left" w:pos="1701"/>
              </w:tabs>
              <w:spacing w:after="60" w:line="240" w:lineRule="auto"/>
              <w:rPr>
                <w:del w:id="313" w:author="Raphael Malyankar" w:date="2026-08-03T00:16:00Z" w16du:dateUtc="2026-08-03T07:16:00Z"/>
                <w:lang w:val="en-GB"/>
              </w:rPr>
            </w:pPr>
            <w:del w:id="314" w:author="Raphael Malyankar" w:date="2026-08-03T00:16:00Z" w16du:dateUtc="2026-08-03T07:16:00Z">
              <w:r w:rsidDel="00587758">
                <w:rPr>
                  <w:lang w:val="en-GB"/>
                </w:rPr>
                <w:delText>Inapplicable:</w:delText>
              </w:r>
            </w:del>
          </w:p>
          <w:p w14:paraId="6DC60FCD" w14:textId="376D7958" w:rsidR="00D344A7" w:rsidRPr="00D344A7" w:rsidDel="00587758" w:rsidRDefault="00660843" w:rsidP="00D344A7">
            <w:pPr>
              <w:tabs>
                <w:tab w:val="left" w:pos="1701"/>
              </w:tabs>
              <w:spacing w:after="60" w:line="240" w:lineRule="auto"/>
              <w:rPr>
                <w:del w:id="315" w:author="Raphael Malyankar" w:date="2026-08-03T00:16:00Z" w16du:dateUtc="2026-08-03T07:16:00Z"/>
                <w:lang w:val="en-GB"/>
              </w:rPr>
            </w:pPr>
            <w:del w:id="316" w:author="Raphael Malyankar" w:date="2026-08-03T00:16:00Z" w16du:dateUtc="2026-08-03T07:16:00Z">
              <w:r w:rsidDel="00587758">
                <w:rPr>
                  <w:lang w:val="en-GB"/>
                </w:rPr>
                <w:delText>100_0009</w:delText>
              </w:r>
            </w:del>
          </w:p>
          <w:p w14:paraId="62590E4D" w14:textId="6C0FC199" w:rsidR="00D344A7" w:rsidRPr="00D344A7" w:rsidDel="00587758" w:rsidRDefault="00660843" w:rsidP="00D344A7">
            <w:pPr>
              <w:tabs>
                <w:tab w:val="left" w:pos="1701"/>
              </w:tabs>
              <w:spacing w:after="60" w:line="240" w:lineRule="auto"/>
              <w:rPr>
                <w:del w:id="317" w:author="Raphael Malyankar" w:date="2026-08-03T00:16:00Z" w16du:dateUtc="2026-08-03T07:16:00Z"/>
                <w:lang w:val="en-GB"/>
              </w:rPr>
            </w:pPr>
            <w:del w:id="318" w:author="Raphael Malyankar" w:date="2026-08-03T00:16:00Z" w16du:dateUtc="2026-08-03T07:16:00Z">
              <w:r w:rsidDel="00587758">
                <w:rPr>
                  <w:lang w:val="en-GB"/>
                </w:rPr>
                <w:delText>100_0010</w:delText>
              </w:r>
            </w:del>
          </w:p>
          <w:p w14:paraId="335E7A04" w14:textId="5C32B319" w:rsidR="004A1094" w:rsidRPr="004A1094" w:rsidRDefault="00660843" w:rsidP="00D344A7">
            <w:pPr>
              <w:tabs>
                <w:tab w:val="left" w:pos="1701"/>
              </w:tabs>
              <w:spacing w:after="60" w:line="240" w:lineRule="auto"/>
              <w:rPr>
                <w:lang w:val="en-GB"/>
              </w:rPr>
            </w:pPr>
            <w:del w:id="319" w:author="Raphael Malyankar" w:date="2026-08-03T00:16:00Z" w16du:dateUtc="2026-08-03T07:16:00Z">
              <w:r w:rsidDel="00587758">
                <w:rPr>
                  <w:lang w:val="en-GB"/>
                </w:rPr>
                <w:delText>100_0011</w:delText>
              </w:r>
            </w:del>
            <w:ins w:id="320" w:author="Raphael Malyankar" w:date="2026-08-03T00:16:00Z" w16du:dateUtc="2026-08-03T07:16:00Z">
              <w:r w:rsidR="00587758">
                <w:rPr>
                  <w:lang w:val="en-GB"/>
                </w:rPr>
                <w:t xml:space="preserve">Other checks pertain to associations </w:t>
              </w:r>
              <w:r w:rsidR="006F6776">
                <w:rPr>
                  <w:lang w:val="en-GB"/>
                </w:rPr>
                <w:t xml:space="preserve">and </w:t>
              </w:r>
              <w:r w:rsidR="00587758">
                <w:rPr>
                  <w:lang w:val="en-GB"/>
                </w:rPr>
                <w:t>are inapplicable to S-104, which does not contain associations</w:t>
              </w:r>
            </w:ins>
          </w:p>
        </w:tc>
      </w:tr>
      <w:tr w:rsidR="00C53F21" w:rsidRPr="004A1094" w14:paraId="13C74AC9" w14:textId="77777777" w:rsidTr="005C3DFB">
        <w:tc>
          <w:tcPr>
            <w:tcW w:w="1049" w:type="pct"/>
          </w:tcPr>
          <w:p w14:paraId="060DE54C" w14:textId="77777777" w:rsidR="004A1094" w:rsidRPr="004A1094" w:rsidRDefault="004A1094" w:rsidP="00DA5883">
            <w:pPr>
              <w:tabs>
                <w:tab w:val="left" w:pos="1701"/>
              </w:tabs>
              <w:spacing w:after="60" w:line="240" w:lineRule="auto"/>
              <w:rPr>
                <w:lang w:val="en-GB"/>
              </w:rPr>
            </w:pPr>
            <w:r w:rsidRPr="004A1094">
              <w:rPr>
                <w:lang w:val="en-GB"/>
              </w:rPr>
              <w:t>Part 6</w:t>
            </w:r>
          </w:p>
        </w:tc>
        <w:tc>
          <w:tcPr>
            <w:tcW w:w="1008" w:type="pct"/>
          </w:tcPr>
          <w:p w14:paraId="170E6C4B" w14:textId="30AF21C1" w:rsidR="004A1094" w:rsidRPr="004A1094" w:rsidRDefault="007856DE" w:rsidP="00DA5883">
            <w:pPr>
              <w:tabs>
                <w:tab w:val="left" w:pos="1701"/>
              </w:tabs>
              <w:spacing w:after="60" w:line="240" w:lineRule="auto"/>
              <w:rPr>
                <w:lang w:val="en-GB"/>
              </w:rPr>
            </w:pPr>
            <w:r w:rsidRPr="00141425">
              <w:rPr>
                <w:lang w:val="en-GB"/>
              </w:rPr>
              <w:t>Only checks in Collection A, if any</w:t>
            </w:r>
          </w:p>
        </w:tc>
        <w:tc>
          <w:tcPr>
            <w:tcW w:w="1191" w:type="pct"/>
          </w:tcPr>
          <w:p w14:paraId="1F5D277B"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2" w:type="pct"/>
          </w:tcPr>
          <w:p w14:paraId="53C04FEE" w14:textId="341FC4D1" w:rsidR="004A1094" w:rsidRPr="004A1094" w:rsidRDefault="004A1094" w:rsidP="00DA5883">
            <w:pPr>
              <w:tabs>
                <w:tab w:val="left" w:pos="1701"/>
              </w:tabs>
              <w:spacing w:after="60" w:line="240" w:lineRule="auto"/>
              <w:rPr>
                <w:lang w:val="en-GB"/>
              </w:rPr>
            </w:pPr>
          </w:p>
        </w:tc>
      </w:tr>
      <w:tr w:rsidR="00C53F21" w:rsidRPr="004A1094" w14:paraId="0F4A2714" w14:textId="77777777" w:rsidTr="005C3DFB">
        <w:tc>
          <w:tcPr>
            <w:tcW w:w="1049" w:type="pct"/>
          </w:tcPr>
          <w:p w14:paraId="5F8CB505" w14:textId="77777777" w:rsidR="004A1094" w:rsidRPr="004A1094" w:rsidRDefault="004A1094" w:rsidP="00DA5883">
            <w:pPr>
              <w:tabs>
                <w:tab w:val="left" w:pos="1701"/>
              </w:tabs>
              <w:spacing w:after="60" w:line="240" w:lineRule="auto"/>
              <w:rPr>
                <w:lang w:val="en-GB"/>
              </w:rPr>
            </w:pPr>
            <w:r w:rsidRPr="004A1094">
              <w:rPr>
                <w:lang w:val="en-GB"/>
              </w:rPr>
              <w:t>Part 7</w:t>
            </w:r>
          </w:p>
        </w:tc>
        <w:tc>
          <w:tcPr>
            <w:tcW w:w="1008" w:type="pct"/>
          </w:tcPr>
          <w:p w14:paraId="34095CE8" w14:textId="4BBFB2C2" w:rsidR="004A1094" w:rsidRPr="004A1094" w:rsidRDefault="00D344A7" w:rsidP="00D80E53">
            <w:pPr>
              <w:tabs>
                <w:tab w:val="left" w:pos="1701"/>
              </w:tabs>
              <w:spacing w:after="60" w:line="240" w:lineRule="auto"/>
              <w:jc w:val="left"/>
              <w:rPr>
                <w:lang w:val="en-GB"/>
              </w:rPr>
            </w:pPr>
            <w:r>
              <w:rPr>
                <w:lang w:val="en-GB"/>
              </w:rPr>
              <w:t xml:space="preserve">Only checks </w:t>
            </w:r>
            <w:r w:rsidR="007856DE">
              <w:rPr>
                <w:lang w:val="en-GB"/>
              </w:rPr>
              <w:t xml:space="preserve">in Collection A and applicable to </w:t>
            </w:r>
            <w:r>
              <w:rPr>
                <w:lang w:val="en-GB"/>
              </w:rPr>
              <w:t>polygons</w:t>
            </w:r>
          </w:p>
        </w:tc>
        <w:tc>
          <w:tcPr>
            <w:tcW w:w="1191" w:type="pct"/>
          </w:tcPr>
          <w:p w14:paraId="663DECD2" w14:textId="3738BB64" w:rsidR="004A1094" w:rsidRPr="004A1094" w:rsidRDefault="00FA092F" w:rsidP="00D80E53">
            <w:pPr>
              <w:tabs>
                <w:tab w:val="left" w:pos="1701"/>
              </w:tabs>
              <w:spacing w:after="60" w:line="240" w:lineRule="auto"/>
              <w:jc w:val="left"/>
              <w:rPr>
                <w:lang w:val="en-GB"/>
              </w:rPr>
            </w:pPr>
            <w:r>
              <w:rPr>
                <w:lang w:val="en-GB"/>
              </w:rPr>
              <w:t>Domain extent polygons</w:t>
            </w:r>
          </w:p>
        </w:tc>
        <w:tc>
          <w:tcPr>
            <w:tcW w:w="1752" w:type="pct"/>
          </w:tcPr>
          <w:p w14:paraId="2498A6F7" w14:textId="1050A66E" w:rsidR="004A1094" w:rsidRPr="004A1094" w:rsidRDefault="00417467" w:rsidP="00FA092F">
            <w:pPr>
              <w:tabs>
                <w:tab w:val="left" w:pos="1701"/>
              </w:tabs>
              <w:spacing w:after="60" w:line="240" w:lineRule="auto"/>
              <w:rPr>
                <w:lang w:val="en-GB"/>
              </w:rPr>
            </w:pPr>
            <w:r>
              <w:rPr>
                <w:lang w:val="en-GB"/>
              </w:rPr>
              <w:t>S-104</w:t>
            </w:r>
            <w:r w:rsidR="00FA092F">
              <w:rPr>
                <w:lang w:val="en-GB"/>
              </w:rPr>
              <w:t xml:space="preserve"> uses vector geometry only for domain extent polygons. Note also that domain extent polygons as used in </w:t>
            </w:r>
            <w:r>
              <w:rPr>
                <w:lang w:val="en-GB"/>
              </w:rPr>
              <w:t>S-104</w:t>
            </w:r>
            <w:r w:rsidR="00FA092F">
              <w:rPr>
                <w:lang w:val="en-GB"/>
              </w:rPr>
              <w:t xml:space="preserve"> do not have interior boundaries.</w:t>
            </w:r>
          </w:p>
        </w:tc>
      </w:tr>
      <w:tr w:rsidR="00C53F21" w:rsidRPr="004A1094" w14:paraId="3449D4C9" w14:textId="77777777" w:rsidTr="005C3DFB">
        <w:tc>
          <w:tcPr>
            <w:tcW w:w="1049" w:type="pct"/>
          </w:tcPr>
          <w:p w14:paraId="2AC9D979" w14:textId="77777777" w:rsidR="004A1094" w:rsidRPr="004A1094" w:rsidRDefault="004A1094" w:rsidP="00DA5883">
            <w:pPr>
              <w:tabs>
                <w:tab w:val="left" w:pos="1701"/>
              </w:tabs>
              <w:spacing w:after="60" w:line="240" w:lineRule="auto"/>
              <w:rPr>
                <w:lang w:val="en-GB"/>
              </w:rPr>
            </w:pPr>
            <w:r w:rsidRPr="004A1094">
              <w:rPr>
                <w:lang w:val="en-GB"/>
              </w:rPr>
              <w:lastRenderedPageBreak/>
              <w:t>Part 8</w:t>
            </w:r>
          </w:p>
        </w:tc>
        <w:tc>
          <w:tcPr>
            <w:tcW w:w="1008" w:type="pct"/>
          </w:tcPr>
          <w:p w14:paraId="1CA8BB12" w14:textId="21B31E44" w:rsidR="004A1094" w:rsidRPr="004A1094" w:rsidRDefault="00FA092F" w:rsidP="00D80E53">
            <w:pPr>
              <w:tabs>
                <w:tab w:val="left" w:pos="1701"/>
              </w:tabs>
              <w:spacing w:after="60" w:line="240" w:lineRule="auto"/>
              <w:jc w:val="left"/>
              <w:rPr>
                <w:lang w:val="en-GB"/>
              </w:rPr>
            </w:pPr>
            <w:r>
              <w:rPr>
                <w:lang w:val="en-GB"/>
              </w:rPr>
              <w:t xml:space="preserve">Only </w:t>
            </w:r>
            <w:r w:rsidR="007856DE">
              <w:rPr>
                <w:lang w:val="en-GB"/>
              </w:rPr>
              <w:t xml:space="preserve">Collection A </w:t>
            </w:r>
            <w:r>
              <w:rPr>
                <w:lang w:val="en-GB"/>
              </w:rPr>
              <w:t>checks applicable to regular grid</w:t>
            </w:r>
            <w:r w:rsidR="0089534A">
              <w:rPr>
                <w:lang w:val="en-GB"/>
              </w:rPr>
              <w:t xml:space="preserve"> coverages</w:t>
            </w:r>
          </w:p>
        </w:tc>
        <w:tc>
          <w:tcPr>
            <w:tcW w:w="1191" w:type="pct"/>
          </w:tcPr>
          <w:p w14:paraId="101D594A" w14:textId="299F545D" w:rsidR="004A1094" w:rsidRPr="004A1094" w:rsidRDefault="00FA092F" w:rsidP="00DA5883">
            <w:pPr>
              <w:tabs>
                <w:tab w:val="left" w:pos="1701"/>
              </w:tabs>
              <w:spacing w:after="60" w:line="240" w:lineRule="auto"/>
              <w:rPr>
                <w:lang w:val="en-GB"/>
              </w:rPr>
            </w:pPr>
            <w:r>
              <w:rPr>
                <w:lang w:val="en-GB"/>
              </w:rPr>
              <w:t>Dataset</w:t>
            </w:r>
          </w:p>
        </w:tc>
        <w:tc>
          <w:tcPr>
            <w:tcW w:w="1752" w:type="pct"/>
          </w:tcPr>
          <w:p w14:paraId="50F724C1" w14:textId="60927A57" w:rsidR="004A1094" w:rsidRPr="004A1094" w:rsidRDefault="004A1094" w:rsidP="00DA5883">
            <w:pPr>
              <w:tabs>
                <w:tab w:val="left" w:pos="1701"/>
              </w:tabs>
              <w:spacing w:after="60" w:line="240" w:lineRule="auto"/>
              <w:rPr>
                <w:lang w:val="en-GB"/>
              </w:rPr>
            </w:pPr>
          </w:p>
        </w:tc>
      </w:tr>
      <w:tr w:rsidR="00C53F21" w:rsidRPr="004A1094" w14:paraId="1611E35B" w14:textId="77777777" w:rsidTr="005C3DFB">
        <w:tc>
          <w:tcPr>
            <w:tcW w:w="1049" w:type="pct"/>
          </w:tcPr>
          <w:p w14:paraId="0F74E03D" w14:textId="77777777" w:rsidR="004A1094" w:rsidRPr="004A1094" w:rsidRDefault="004A1094" w:rsidP="00DA5883">
            <w:pPr>
              <w:tabs>
                <w:tab w:val="left" w:pos="1701"/>
              </w:tabs>
              <w:spacing w:after="60" w:line="240" w:lineRule="auto"/>
              <w:rPr>
                <w:lang w:val="en-GB"/>
              </w:rPr>
            </w:pPr>
            <w:r w:rsidRPr="004A1094">
              <w:rPr>
                <w:lang w:val="en-GB"/>
              </w:rPr>
              <w:t>Part 9 / 9a / 13</w:t>
            </w:r>
          </w:p>
        </w:tc>
        <w:tc>
          <w:tcPr>
            <w:tcW w:w="1008" w:type="pct"/>
          </w:tcPr>
          <w:p w14:paraId="11CB4700" w14:textId="14399E7C" w:rsidR="004A1094" w:rsidRPr="004A1094" w:rsidRDefault="007856DE" w:rsidP="00DA5883">
            <w:pPr>
              <w:tabs>
                <w:tab w:val="left" w:pos="1701"/>
              </w:tabs>
              <w:spacing w:after="60" w:line="240" w:lineRule="auto"/>
              <w:rPr>
                <w:lang w:val="en-GB"/>
              </w:rPr>
            </w:pPr>
            <w:r>
              <w:rPr>
                <w:lang w:val="en-GB"/>
              </w:rPr>
              <w:t>N/A</w:t>
            </w:r>
          </w:p>
        </w:tc>
        <w:tc>
          <w:tcPr>
            <w:tcW w:w="1191" w:type="pct"/>
          </w:tcPr>
          <w:p w14:paraId="3E6F7F60" w14:textId="0181C501" w:rsidR="004A1094" w:rsidRPr="004A1094" w:rsidRDefault="004A1094" w:rsidP="00DA5883">
            <w:pPr>
              <w:tabs>
                <w:tab w:val="left" w:pos="1701"/>
              </w:tabs>
              <w:spacing w:after="60" w:line="240" w:lineRule="auto"/>
              <w:rPr>
                <w:lang w:val="en-GB"/>
              </w:rPr>
            </w:pPr>
            <w:r w:rsidRPr="004A1094">
              <w:rPr>
                <w:lang w:val="en-GB"/>
              </w:rPr>
              <w:t>Product Speci</w:t>
            </w:r>
            <w:r w:rsidR="00092B5D">
              <w:rPr>
                <w:lang w:val="en-GB"/>
              </w:rPr>
              <w:t>f</w:t>
            </w:r>
            <w:r w:rsidRPr="004A1094">
              <w:rPr>
                <w:lang w:val="en-GB"/>
              </w:rPr>
              <w:t>ication</w:t>
            </w:r>
          </w:p>
        </w:tc>
        <w:tc>
          <w:tcPr>
            <w:tcW w:w="1752" w:type="pct"/>
          </w:tcPr>
          <w:p w14:paraId="56765E70" w14:textId="77777777" w:rsidR="004A1094" w:rsidRPr="004A1094" w:rsidRDefault="004A1094" w:rsidP="00DA5883">
            <w:pPr>
              <w:tabs>
                <w:tab w:val="left" w:pos="1701"/>
              </w:tabs>
              <w:spacing w:after="60" w:line="240" w:lineRule="auto"/>
              <w:rPr>
                <w:lang w:val="en-GB"/>
              </w:rPr>
            </w:pPr>
            <w:r w:rsidRPr="004A1094">
              <w:rPr>
                <w:lang w:val="en-GB"/>
              </w:rPr>
              <w:t>Validation checks for Portrayal Catalogue</w:t>
            </w:r>
          </w:p>
        </w:tc>
      </w:tr>
      <w:tr w:rsidR="00C53F21" w:rsidRPr="004A1094" w14:paraId="2CD94E7E" w14:textId="77777777" w:rsidTr="005C3DFB">
        <w:tc>
          <w:tcPr>
            <w:tcW w:w="1049" w:type="pct"/>
          </w:tcPr>
          <w:p w14:paraId="474BC66B" w14:textId="77777777" w:rsidR="004A1094" w:rsidRPr="004A1094" w:rsidRDefault="004A1094" w:rsidP="00DA5883">
            <w:pPr>
              <w:tabs>
                <w:tab w:val="left" w:pos="1701"/>
              </w:tabs>
              <w:spacing w:after="60" w:line="240" w:lineRule="auto"/>
              <w:rPr>
                <w:lang w:val="en-GB"/>
              </w:rPr>
            </w:pPr>
            <w:r w:rsidRPr="004A1094">
              <w:rPr>
                <w:lang w:val="en-GB"/>
              </w:rPr>
              <w:t>Part 10a</w:t>
            </w:r>
          </w:p>
        </w:tc>
        <w:tc>
          <w:tcPr>
            <w:tcW w:w="1008" w:type="pct"/>
          </w:tcPr>
          <w:p w14:paraId="4107BEBA" w14:textId="401F8EBB" w:rsidR="004A1094" w:rsidRPr="004A1094" w:rsidRDefault="00C53F21" w:rsidP="00DA5883">
            <w:pPr>
              <w:tabs>
                <w:tab w:val="left" w:pos="1701"/>
              </w:tabs>
              <w:spacing w:after="60" w:line="240" w:lineRule="auto"/>
              <w:rPr>
                <w:lang w:val="en-GB"/>
              </w:rPr>
            </w:pPr>
            <w:r>
              <w:rPr>
                <w:lang w:val="en-GB"/>
              </w:rPr>
              <w:t>None</w:t>
            </w:r>
          </w:p>
        </w:tc>
        <w:tc>
          <w:tcPr>
            <w:tcW w:w="1191" w:type="pct"/>
          </w:tcPr>
          <w:p w14:paraId="612CC6D3" w14:textId="15B382E3" w:rsidR="004A1094" w:rsidRPr="004A1094" w:rsidRDefault="00C53F21" w:rsidP="00DA5883">
            <w:pPr>
              <w:tabs>
                <w:tab w:val="left" w:pos="1701"/>
              </w:tabs>
              <w:spacing w:after="60" w:line="240" w:lineRule="auto"/>
              <w:rPr>
                <w:lang w:val="en-GB"/>
              </w:rPr>
            </w:pPr>
            <w:r>
              <w:rPr>
                <w:lang w:val="en-GB"/>
              </w:rPr>
              <w:t>N/A</w:t>
            </w:r>
          </w:p>
        </w:tc>
        <w:tc>
          <w:tcPr>
            <w:tcW w:w="1752" w:type="pct"/>
          </w:tcPr>
          <w:p w14:paraId="0DD48404" w14:textId="7F890CB9" w:rsidR="004A1094" w:rsidRPr="004A1094" w:rsidRDefault="00417467" w:rsidP="00DA5883">
            <w:pPr>
              <w:tabs>
                <w:tab w:val="left" w:pos="1701"/>
              </w:tabs>
              <w:spacing w:after="60" w:line="240" w:lineRule="auto"/>
              <w:rPr>
                <w:lang w:val="en-GB"/>
              </w:rPr>
            </w:pPr>
            <w:r>
              <w:rPr>
                <w:lang w:val="en-GB"/>
              </w:rPr>
              <w:t>S-104</w:t>
            </w:r>
            <w:r w:rsidR="00C53F21">
              <w:rPr>
                <w:lang w:val="en-GB"/>
              </w:rPr>
              <w:t xml:space="preserve"> does not use the ISO 8211 format</w:t>
            </w:r>
          </w:p>
        </w:tc>
      </w:tr>
      <w:tr w:rsidR="00C53F21" w:rsidRPr="004A1094" w14:paraId="2E3D32F2" w14:textId="77777777" w:rsidTr="005C3DFB">
        <w:tc>
          <w:tcPr>
            <w:tcW w:w="1049" w:type="pct"/>
          </w:tcPr>
          <w:p w14:paraId="27A504BA" w14:textId="1B75FBE3" w:rsidR="004A1094" w:rsidRPr="004A1094" w:rsidRDefault="004A1094" w:rsidP="00DA5883">
            <w:pPr>
              <w:tabs>
                <w:tab w:val="left" w:pos="1701"/>
              </w:tabs>
              <w:spacing w:after="60" w:line="240" w:lineRule="auto"/>
              <w:rPr>
                <w:lang w:val="en-GB"/>
              </w:rPr>
            </w:pPr>
            <w:r w:rsidRPr="004A1094">
              <w:rPr>
                <w:lang w:val="en-GB"/>
              </w:rPr>
              <w:t>Part 10b</w:t>
            </w:r>
          </w:p>
        </w:tc>
        <w:tc>
          <w:tcPr>
            <w:tcW w:w="1008" w:type="pct"/>
          </w:tcPr>
          <w:p w14:paraId="00B31BF5" w14:textId="4C4C0C9C" w:rsidR="004A1094" w:rsidRPr="004A1094" w:rsidRDefault="00FA092F" w:rsidP="00DA5883">
            <w:pPr>
              <w:tabs>
                <w:tab w:val="left" w:pos="1701"/>
              </w:tabs>
              <w:spacing w:after="60" w:line="240" w:lineRule="auto"/>
              <w:rPr>
                <w:lang w:val="en-GB"/>
              </w:rPr>
            </w:pPr>
            <w:r>
              <w:rPr>
                <w:lang w:val="en-GB"/>
              </w:rPr>
              <w:t>None</w:t>
            </w:r>
          </w:p>
        </w:tc>
        <w:tc>
          <w:tcPr>
            <w:tcW w:w="1191" w:type="pct"/>
          </w:tcPr>
          <w:p w14:paraId="724424F2" w14:textId="1C8C9730" w:rsidR="004A1094" w:rsidRPr="004A1094" w:rsidRDefault="00FA092F" w:rsidP="00DA5883">
            <w:pPr>
              <w:tabs>
                <w:tab w:val="left" w:pos="1701"/>
              </w:tabs>
              <w:spacing w:after="60" w:line="240" w:lineRule="auto"/>
              <w:rPr>
                <w:lang w:val="en-GB"/>
              </w:rPr>
            </w:pPr>
            <w:r>
              <w:rPr>
                <w:lang w:val="en-GB"/>
              </w:rPr>
              <w:t>N/A</w:t>
            </w:r>
          </w:p>
        </w:tc>
        <w:tc>
          <w:tcPr>
            <w:tcW w:w="1752" w:type="pct"/>
          </w:tcPr>
          <w:p w14:paraId="3B4A58CB" w14:textId="47BA1CAE" w:rsidR="004A1094" w:rsidRPr="004A1094" w:rsidRDefault="00417467" w:rsidP="00DA5883">
            <w:pPr>
              <w:tabs>
                <w:tab w:val="left" w:pos="1701"/>
              </w:tabs>
              <w:spacing w:after="60" w:line="240" w:lineRule="auto"/>
              <w:rPr>
                <w:lang w:val="en-GB"/>
              </w:rPr>
            </w:pPr>
            <w:r>
              <w:rPr>
                <w:lang w:val="en-GB"/>
              </w:rPr>
              <w:t>S-104</w:t>
            </w:r>
            <w:r w:rsidR="00FA092F">
              <w:rPr>
                <w:lang w:val="en-GB"/>
              </w:rPr>
              <w:t xml:space="preserve"> does not use</w:t>
            </w:r>
            <w:r w:rsidR="00C53F21">
              <w:rPr>
                <w:lang w:val="en-GB"/>
              </w:rPr>
              <w:t xml:space="preserve"> the S-100 GML format</w:t>
            </w:r>
          </w:p>
        </w:tc>
      </w:tr>
      <w:tr w:rsidR="00C53F21" w:rsidRPr="004A1094" w14:paraId="3F51D10D" w14:textId="77777777" w:rsidTr="005C3DFB">
        <w:tc>
          <w:tcPr>
            <w:tcW w:w="1049" w:type="pct"/>
          </w:tcPr>
          <w:p w14:paraId="5EFD103F" w14:textId="57BA033B" w:rsidR="00C53F21" w:rsidRPr="004A1094" w:rsidRDefault="00C53F21" w:rsidP="00C53F21">
            <w:pPr>
              <w:tabs>
                <w:tab w:val="left" w:pos="1701"/>
              </w:tabs>
              <w:spacing w:after="60" w:line="240" w:lineRule="auto"/>
              <w:rPr>
                <w:lang w:val="en-GB"/>
              </w:rPr>
            </w:pPr>
            <w:r w:rsidRPr="004A1094">
              <w:rPr>
                <w:lang w:val="en-GB"/>
              </w:rPr>
              <w:t>Part 10</w:t>
            </w:r>
            <w:r>
              <w:rPr>
                <w:lang w:val="en-GB"/>
              </w:rPr>
              <w:t>c</w:t>
            </w:r>
          </w:p>
        </w:tc>
        <w:tc>
          <w:tcPr>
            <w:tcW w:w="1008" w:type="pct"/>
          </w:tcPr>
          <w:p w14:paraId="2D653327" w14:textId="211207B7" w:rsidR="00C53F21" w:rsidRPr="004A1094" w:rsidRDefault="0089534A" w:rsidP="00D80E53">
            <w:pPr>
              <w:tabs>
                <w:tab w:val="left" w:pos="1701"/>
              </w:tabs>
              <w:spacing w:after="60" w:line="240" w:lineRule="auto"/>
              <w:jc w:val="left"/>
              <w:rPr>
                <w:lang w:val="en-GB"/>
              </w:rPr>
            </w:pPr>
            <w:r>
              <w:rPr>
                <w:lang w:val="en-GB"/>
              </w:rPr>
              <w:t xml:space="preserve">Only </w:t>
            </w:r>
            <w:r w:rsidR="00687263">
              <w:rPr>
                <w:lang w:val="en-GB"/>
              </w:rPr>
              <w:t xml:space="preserve">Collection A </w:t>
            </w:r>
            <w:r>
              <w:rPr>
                <w:lang w:val="en-GB"/>
              </w:rPr>
              <w:t>checks applicable to regular grid coverages</w:t>
            </w:r>
          </w:p>
        </w:tc>
        <w:tc>
          <w:tcPr>
            <w:tcW w:w="1191" w:type="pct"/>
          </w:tcPr>
          <w:p w14:paraId="1E683916" w14:textId="0A2A55FD" w:rsidR="00C53F21" w:rsidRPr="004A1094" w:rsidRDefault="0089534A" w:rsidP="00C53F21">
            <w:pPr>
              <w:tabs>
                <w:tab w:val="left" w:pos="1701"/>
              </w:tabs>
              <w:spacing w:after="60" w:line="240" w:lineRule="auto"/>
              <w:rPr>
                <w:lang w:val="en-GB"/>
              </w:rPr>
            </w:pPr>
            <w:r>
              <w:rPr>
                <w:lang w:val="en-GB"/>
              </w:rPr>
              <w:t>Dataset</w:t>
            </w:r>
          </w:p>
        </w:tc>
        <w:tc>
          <w:tcPr>
            <w:tcW w:w="1752" w:type="pct"/>
          </w:tcPr>
          <w:p w14:paraId="1F62B345" w14:textId="49EB0DCF" w:rsidR="00C53F21" w:rsidRPr="004A1094" w:rsidRDefault="00417467" w:rsidP="00C53F21">
            <w:pPr>
              <w:tabs>
                <w:tab w:val="left" w:pos="1701"/>
              </w:tabs>
              <w:spacing w:after="60" w:line="240" w:lineRule="auto"/>
              <w:rPr>
                <w:lang w:val="en-GB"/>
              </w:rPr>
            </w:pPr>
            <w:r>
              <w:rPr>
                <w:lang w:val="en-GB"/>
              </w:rPr>
              <w:t>S-104</w:t>
            </w:r>
            <w:r w:rsidR="0089534A">
              <w:rPr>
                <w:lang w:val="en-GB"/>
              </w:rPr>
              <w:t xml:space="preserve"> uses only the regular grid coverage type</w:t>
            </w:r>
          </w:p>
        </w:tc>
      </w:tr>
      <w:tr w:rsidR="00C53F21" w:rsidRPr="004A1094" w14:paraId="5CC96E0C" w14:textId="77777777" w:rsidTr="005C3DFB">
        <w:tc>
          <w:tcPr>
            <w:tcW w:w="1049" w:type="pct"/>
          </w:tcPr>
          <w:p w14:paraId="7CD84786" w14:textId="77777777" w:rsidR="004A1094" w:rsidRPr="004A1094" w:rsidRDefault="004A1094" w:rsidP="00DA5883">
            <w:pPr>
              <w:tabs>
                <w:tab w:val="left" w:pos="1701"/>
              </w:tabs>
              <w:spacing w:after="60" w:line="240" w:lineRule="auto"/>
              <w:rPr>
                <w:lang w:val="en-GB"/>
              </w:rPr>
            </w:pPr>
            <w:r w:rsidRPr="004A1094">
              <w:rPr>
                <w:lang w:val="en-GB"/>
              </w:rPr>
              <w:t>Part 11</w:t>
            </w:r>
          </w:p>
        </w:tc>
        <w:tc>
          <w:tcPr>
            <w:tcW w:w="1008" w:type="pct"/>
          </w:tcPr>
          <w:p w14:paraId="103CE92D" w14:textId="617ABA98" w:rsidR="004A1094" w:rsidRPr="004A1094" w:rsidRDefault="00587758" w:rsidP="00DA5883">
            <w:pPr>
              <w:tabs>
                <w:tab w:val="left" w:pos="1701"/>
              </w:tabs>
              <w:spacing w:after="60" w:line="240" w:lineRule="auto"/>
              <w:rPr>
                <w:lang w:val="en-GB"/>
              </w:rPr>
            </w:pPr>
            <w:ins w:id="321" w:author="Raphael Malyankar" w:date="2026-08-03T00:12:00Z" w16du:dateUtc="2026-08-03T07:12:00Z">
              <w:r>
                <w:rPr>
                  <w:lang w:val="en-GB"/>
                </w:rPr>
                <w:t>None</w:t>
              </w:r>
            </w:ins>
            <w:del w:id="322" w:author="Raphael Malyankar" w:date="2026-08-03T00:09:00Z" w16du:dateUtc="2026-08-03T07:09:00Z">
              <w:r w:rsidR="001705A0" w:rsidDel="00587758">
                <w:rPr>
                  <w:lang w:val="en-GB"/>
                </w:rPr>
                <w:delText>100_0255</w:delText>
              </w:r>
            </w:del>
          </w:p>
        </w:tc>
        <w:tc>
          <w:tcPr>
            <w:tcW w:w="1191" w:type="pct"/>
          </w:tcPr>
          <w:p w14:paraId="0BCA22D1" w14:textId="49326699" w:rsidR="004A1094" w:rsidRPr="004A1094" w:rsidRDefault="004A1094" w:rsidP="00DA5883">
            <w:pPr>
              <w:tabs>
                <w:tab w:val="left" w:pos="1701"/>
              </w:tabs>
              <w:spacing w:after="60" w:line="240" w:lineRule="auto"/>
              <w:rPr>
                <w:lang w:val="en-GB"/>
              </w:rPr>
            </w:pPr>
            <w:del w:id="323" w:author="Raphael Malyankar" w:date="2026-08-03T00:09:00Z" w16du:dateUtc="2026-08-03T07:09:00Z">
              <w:r w:rsidRPr="004A1094" w:rsidDel="00587758">
                <w:rPr>
                  <w:lang w:val="en-GB"/>
                </w:rPr>
                <w:delText>Dataset</w:delText>
              </w:r>
            </w:del>
            <w:ins w:id="324" w:author="Raphael Malyankar" w:date="2026-08-03T00:09:00Z" w16du:dateUtc="2026-08-03T07:09:00Z">
              <w:r w:rsidR="00587758">
                <w:rPr>
                  <w:lang w:val="en-GB"/>
                </w:rPr>
                <w:t>N/A</w:t>
              </w:r>
            </w:ins>
          </w:p>
        </w:tc>
        <w:tc>
          <w:tcPr>
            <w:tcW w:w="1752" w:type="pct"/>
          </w:tcPr>
          <w:p w14:paraId="64A659A1" w14:textId="54609D7B" w:rsidR="004A1094" w:rsidRPr="004A1094" w:rsidRDefault="004A1094" w:rsidP="00DA5883">
            <w:pPr>
              <w:tabs>
                <w:tab w:val="left" w:pos="1701"/>
              </w:tabs>
              <w:spacing w:after="60" w:line="240" w:lineRule="auto"/>
              <w:rPr>
                <w:lang w:val="en-GB"/>
              </w:rPr>
            </w:pPr>
            <w:del w:id="325" w:author="Raphael Malyankar" w:date="2026-08-03T00:09:00Z" w16du:dateUtc="2026-08-03T07:09:00Z">
              <w:r w:rsidRPr="004A1094" w:rsidDel="00587758">
                <w:rPr>
                  <w:lang w:val="en-GB"/>
                </w:rPr>
                <w:delText>There is only one Part 11 generic check, for dataset size</w:delText>
              </w:r>
            </w:del>
            <w:ins w:id="326" w:author="Raphael Malyankar" w:date="2026-08-03T00:09:00Z" w16du:dateUtc="2026-08-03T07:09:00Z">
              <w:r w:rsidR="00587758">
                <w:rPr>
                  <w:lang w:val="en-GB"/>
                </w:rPr>
                <w:t>Size check formulat</w:t>
              </w:r>
            </w:ins>
            <w:ins w:id="327" w:author="Raphael Malyankar" w:date="2026-08-03T00:10:00Z" w16du:dateUtc="2026-08-03T07:10:00Z">
              <w:r w:rsidR="00587758">
                <w:rPr>
                  <w:lang w:val="en-GB"/>
                </w:rPr>
                <w:t>ion i</w:t>
              </w:r>
            </w:ins>
            <w:ins w:id="328" w:author="Raphael Malyankar" w:date="2026-08-03T00:11:00Z" w16du:dateUtc="2026-08-03T07:11:00Z">
              <w:r w:rsidR="00587758">
                <w:rPr>
                  <w:lang w:val="en-GB"/>
                </w:rPr>
                <w:t>n</w:t>
              </w:r>
            </w:ins>
            <w:ins w:id="329" w:author="Raphael Malyankar" w:date="2026-08-03T00:09:00Z" w16du:dateUtc="2026-08-03T07:09:00Z">
              <w:r w:rsidR="00587758">
                <w:rPr>
                  <w:lang w:val="en-GB"/>
                </w:rPr>
                <w:t xml:space="preserve"> </w:t>
              </w:r>
            </w:ins>
            <w:ins w:id="330" w:author="Raphael Malyankar" w:date="2026-08-03T00:10:00Z" w16du:dateUtc="2026-08-03T07:10:00Z">
              <w:r w:rsidR="00587758">
                <w:rPr>
                  <w:lang w:val="en-GB"/>
                </w:rPr>
                <w:t>S-104</w:t>
              </w:r>
            </w:ins>
            <w:ins w:id="331" w:author="Raphael Malyankar" w:date="2026-08-03T00:11:00Z" w16du:dateUtc="2026-08-03T07:11:00Z">
              <w:r w:rsidR="00587758">
                <w:rPr>
                  <w:lang w:val="en-GB"/>
                </w:rPr>
                <w:t xml:space="preserve"> is in terms of number of values, not si</w:t>
              </w:r>
            </w:ins>
            <w:ins w:id="332" w:author="Raphael Malyankar" w:date="2026-08-03T00:12:00Z" w16du:dateUtc="2026-08-03T07:12:00Z">
              <w:r w:rsidR="00587758">
                <w:rPr>
                  <w:lang w:val="en-GB"/>
                </w:rPr>
                <w:t>ze</w:t>
              </w:r>
            </w:ins>
          </w:p>
        </w:tc>
      </w:tr>
      <w:tr w:rsidR="00C53F21" w:rsidRPr="004A1094" w14:paraId="4CDB3D69" w14:textId="77777777" w:rsidTr="005C3DFB">
        <w:tc>
          <w:tcPr>
            <w:tcW w:w="1049" w:type="pct"/>
          </w:tcPr>
          <w:p w14:paraId="368FA62A" w14:textId="77777777" w:rsidR="004A1094" w:rsidRPr="004A1094" w:rsidRDefault="004A1094" w:rsidP="00DA5883">
            <w:pPr>
              <w:tabs>
                <w:tab w:val="left" w:pos="1701"/>
              </w:tabs>
              <w:spacing w:after="60" w:line="240" w:lineRule="auto"/>
              <w:rPr>
                <w:lang w:val="en-GB"/>
              </w:rPr>
            </w:pPr>
            <w:r w:rsidRPr="004A1094">
              <w:rPr>
                <w:lang w:val="en-GB"/>
              </w:rPr>
              <w:t>Part 15</w:t>
            </w:r>
          </w:p>
        </w:tc>
        <w:tc>
          <w:tcPr>
            <w:tcW w:w="1008" w:type="pct"/>
          </w:tcPr>
          <w:p w14:paraId="3FE67100" w14:textId="50FD9949" w:rsidR="004A1094" w:rsidRPr="004A1094" w:rsidRDefault="00A40AFA" w:rsidP="00DA5883">
            <w:pPr>
              <w:tabs>
                <w:tab w:val="left" w:pos="1701"/>
              </w:tabs>
              <w:spacing w:after="60" w:line="240" w:lineRule="auto"/>
              <w:rPr>
                <w:lang w:val="en-GB"/>
              </w:rPr>
            </w:pPr>
            <w:r>
              <w:rPr>
                <w:lang w:val="en-GB"/>
              </w:rPr>
              <w:t>All Collection A checks</w:t>
            </w:r>
          </w:p>
        </w:tc>
        <w:tc>
          <w:tcPr>
            <w:tcW w:w="1191" w:type="pct"/>
          </w:tcPr>
          <w:p w14:paraId="399737BB" w14:textId="2BEE5C83" w:rsidR="004A1094" w:rsidRDefault="00A40AFA" w:rsidP="00DA5883">
            <w:pPr>
              <w:tabs>
                <w:tab w:val="left" w:pos="1701"/>
              </w:tabs>
              <w:spacing w:after="60" w:line="240" w:lineRule="auto"/>
              <w:rPr>
                <w:lang w:val="en-GB"/>
              </w:rPr>
            </w:pPr>
            <w:r>
              <w:rPr>
                <w:lang w:val="en-GB"/>
              </w:rPr>
              <w:t>Exchange catalogue</w:t>
            </w:r>
          </w:p>
          <w:p w14:paraId="0689DB61" w14:textId="3C8EF1C6" w:rsidR="007856DE" w:rsidRPr="004A1094" w:rsidRDefault="007856DE" w:rsidP="00DA5883">
            <w:pPr>
              <w:tabs>
                <w:tab w:val="left" w:pos="1701"/>
              </w:tabs>
              <w:spacing w:after="60" w:line="240" w:lineRule="auto"/>
              <w:rPr>
                <w:lang w:val="en-GB"/>
              </w:rPr>
            </w:pPr>
            <w:r>
              <w:rPr>
                <w:lang w:val="en-GB"/>
              </w:rPr>
              <w:t>Exchange set</w:t>
            </w:r>
          </w:p>
        </w:tc>
        <w:tc>
          <w:tcPr>
            <w:tcW w:w="1752" w:type="pct"/>
          </w:tcPr>
          <w:p w14:paraId="71B1CB90" w14:textId="77777777" w:rsidR="004A1094" w:rsidRPr="004A1094" w:rsidRDefault="004A1094" w:rsidP="00DA5883">
            <w:pPr>
              <w:tabs>
                <w:tab w:val="left" w:pos="1701"/>
              </w:tabs>
              <w:spacing w:after="60" w:line="240" w:lineRule="auto"/>
              <w:rPr>
                <w:lang w:val="en-GB"/>
              </w:rPr>
            </w:pPr>
          </w:p>
        </w:tc>
      </w:tr>
      <w:tr w:rsidR="00C53F21" w:rsidRPr="004A1094" w14:paraId="0E0A6C77" w14:textId="77777777" w:rsidTr="005C3DFB">
        <w:tc>
          <w:tcPr>
            <w:tcW w:w="1049" w:type="pct"/>
          </w:tcPr>
          <w:p w14:paraId="11CFC6C7" w14:textId="77777777" w:rsidR="004A1094" w:rsidRPr="004A1094" w:rsidRDefault="004A1094" w:rsidP="00DA5883">
            <w:pPr>
              <w:tabs>
                <w:tab w:val="left" w:pos="1701"/>
              </w:tabs>
              <w:spacing w:after="60" w:line="240" w:lineRule="auto"/>
              <w:rPr>
                <w:lang w:val="en-GB"/>
              </w:rPr>
            </w:pPr>
            <w:r w:rsidRPr="004A1094">
              <w:rPr>
                <w:lang w:val="en-GB"/>
              </w:rPr>
              <w:t>Part 17</w:t>
            </w:r>
          </w:p>
        </w:tc>
        <w:tc>
          <w:tcPr>
            <w:tcW w:w="1008" w:type="pct"/>
          </w:tcPr>
          <w:p w14:paraId="6B098DC4" w14:textId="00CAA5DC" w:rsidR="004A1094" w:rsidRPr="004A1094" w:rsidRDefault="004A1094" w:rsidP="00DA5883">
            <w:pPr>
              <w:tabs>
                <w:tab w:val="left" w:pos="1701"/>
              </w:tabs>
              <w:spacing w:after="60" w:line="240" w:lineRule="auto"/>
              <w:rPr>
                <w:lang w:val="en-GB"/>
              </w:rPr>
            </w:pPr>
            <w:r w:rsidRPr="004A1094">
              <w:rPr>
                <w:lang w:val="en-GB"/>
              </w:rPr>
              <w:t xml:space="preserve">All </w:t>
            </w:r>
            <w:r w:rsidR="007856DE">
              <w:rPr>
                <w:lang w:val="en-GB"/>
              </w:rPr>
              <w:t xml:space="preserve">Collection A </w:t>
            </w:r>
            <w:r w:rsidRPr="004A1094">
              <w:rPr>
                <w:lang w:val="en-GB"/>
              </w:rPr>
              <w:t>checks</w:t>
            </w:r>
            <w:r w:rsidR="00C53F21">
              <w:rPr>
                <w:lang w:val="en-GB"/>
              </w:rPr>
              <w:t xml:space="preserve"> except those applying to </w:t>
            </w:r>
            <w:r w:rsidR="0089534A">
              <w:rPr>
                <w:lang w:val="en-GB"/>
              </w:rPr>
              <w:t xml:space="preserve">metadata </w:t>
            </w:r>
            <w:r w:rsidR="00C53F21">
              <w:rPr>
                <w:lang w:val="en-GB"/>
              </w:rPr>
              <w:t xml:space="preserve">elements not used in </w:t>
            </w:r>
            <w:r w:rsidR="00417467">
              <w:rPr>
                <w:lang w:val="en-GB"/>
              </w:rPr>
              <w:t>S-104</w:t>
            </w:r>
          </w:p>
        </w:tc>
        <w:tc>
          <w:tcPr>
            <w:tcW w:w="1191" w:type="pct"/>
          </w:tcPr>
          <w:p w14:paraId="6890915C" w14:textId="77777777" w:rsidR="004A1094" w:rsidRPr="004A1094" w:rsidRDefault="004A1094" w:rsidP="00DA5883">
            <w:pPr>
              <w:tabs>
                <w:tab w:val="left" w:pos="1701"/>
              </w:tabs>
              <w:spacing w:after="60" w:line="240" w:lineRule="auto"/>
              <w:rPr>
                <w:lang w:val="en-GB"/>
              </w:rPr>
            </w:pPr>
            <w:r w:rsidRPr="004A1094">
              <w:rPr>
                <w:lang w:val="en-GB"/>
              </w:rPr>
              <w:t>Exchange catalogue</w:t>
            </w:r>
          </w:p>
          <w:p w14:paraId="0D256BB0" w14:textId="77777777" w:rsidR="004A1094" w:rsidRPr="004A1094" w:rsidRDefault="004A1094" w:rsidP="00DA5883">
            <w:pPr>
              <w:tabs>
                <w:tab w:val="left" w:pos="1701"/>
              </w:tabs>
              <w:spacing w:after="60" w:line="240" w:lineRule="auto"/>
              <w:rPr>
                <w:lang w:val="en-GB"/>
              </w:rPr>
            </w:pPr>
            <w:r w:rsidRPr="004A1094">
              <w:rPr>
                <w:lang w:val="en-GB"/>
              </w:rPr>
              <w:t>Exchange set</w:t>
            </w:r>
          </w:p>
        </w:tc>
        <w:tc>
          <w:tcPr>
            <w:tcW w:w="1752" w:type="pct"/>
          </w:tcPr>
          <w:p w14:paraId="6FA0FCAD" w14:textId="5CB79859" w:rsidR="004A1094" w:rsidRPr="004A1094" w:rsidRDefault="004A1094" w:rsidP="00DA5883">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24B7AB9D" w14:textId="77777777" w:rsidR="004A1094" w:rsidRPr="004A1094" w:rsidRDefault="004A1094" w:rsidP="00ED6F4D">
      <w:pPr>
        <w:pStyle w:val="Heading2"/>
        <w:rPr>
          <w:lang w:val="en-GB"/>
        </w:rPr>
      </w:pPr>
      <w:bookmarkStart w:id="333" w:name="_Toc179220194"/>
      <w:bookmarkStart w:id="334" w:name="_Toc180593548"/>
      <w:r w:rsidRPr="004A1094">
        <w:rPr>
          <w:lang w:val="en-GB"/>
        </w:rPr>
        <w:t>Interoperability checks</w:t>
      </w:r>
      <w:bookmarkEnd w:id="333"/>
      <w:bookmarkEnd w:id="334"/>
    </w:p>
    <w:p w14:paraId="7C43EF09" w14:textId="72B2489F" w:rsidR="004A1094" w:rsidRPr="00D76F20" w:rsidRDefault="00FD5D8C" w:rsidP="00D76F20">
      <w:pPr>
        <w:tabs>
          <w:tab w:val="left" w:pos="1701"/>
        </w:tabs>
        <w:spacing w:line="240" w:lineRule="auto"/>
        <w:rPr>
          <w:lang w:val="en-GB"/>
        </w:rPr>
      </w:pPr>
      <w:r>
        <w:rPr>
          <w:lang w:val="en-GB"/>
        </w:rPr>
        <w:t>S-104</w:t>
      </w:r>
      <w:r w:rsidR="004A1094" w:rsidRPr="004A1094">
        <w:rPr>
          <w:lang w:val="en-GB"/>
        </w:rPr>
        <w:t xml:space="preserve"> datasets and exchange sets intended for use on ECDIS must also pass the applicable int</w:t>
      </w:r>
      <w:r w:rsidR="009A5B33">
        <w:rPr>
          <w:lang w:val="en-GB"/>
        </w:rPr>
        <w:t>e</w:t>
      </w:r>
      <w:r w:rsidR="004A1094" w:rsidRPr="004A1094">
        <w:rPr>
          <w:lang w:val="en-GB"/>
        </w:rPr>
        <w:t>roperability checks from those listed in S-158:98.</w:t>
      </w:r>
    </w:p>
    <w:p w14:paraId="192042B5" w14:textId="40B51F02" w:rsidR="00861E96" w:rsidRDefault="00861E96" w:rsidP="00611211">
      <w:pPr>
        <w:pStyle w:val="Heading1"/>
        <w:rPr>
          <w:lang w:val="en-GB"/>
        </w:rPr>
      </w:pPr>
      <w:bookmarkStart w:id="335" w:name="_Toc180593549"/>
      <w:r>
        <w:rPr>
          <w:lang w:val="en-GB"/>
        </w:rPr>
        <w:t xml:space="preserve">Check </w:t>
      </w:r>
      <w:r w:rsidR="000C0A8B">
        <w:rPr>
          <w:lang w:val="en-GB"/>
        </w:rPr>
        <w:t xml:space="preserve">Application </w:t>
      </w:r>
      <w:r>
        <w:rPr>
          <w:lang w:val="en-GB"/>
        </w:rPr>
        <w:t>Sequence</w:t>
      </w:r>
      <w:bookmarkEnd w:id="335"/>
    </w:p>
    <w:p w14:paraId="7AF743AD" w14:textId="7BFF280D"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p>
    <w:p w14:paraId="03C9E3F0" w14:textId="79BF9345" w:rsidR="001B5F6E" w:rsidRDefault="001B5F6E" w:rsidP="001B5F6E">
      <w:pPr>
        <w:pStyle w:val="Caption"/>
        <w:keepNext/>
      </w:pPr>
      <w:r>
        <w:t xml:space="preserve">Table </w:t>
      </w:r>
      <w:r w:rsidR="00E34387">
        <w:fldChar w:fldCharType="begin"/>
      </w:r>
      <w:r w:rsidR="00E34387">
        <w:instrText xml:space="preserve"> STYLEREF 1 \s </w:instrText>
      </w:r>
      <w:r w:rsidR="00E34387">
        <w:fldChar w:fldCharType="separate"/>
      </w:r>
      <w:r w:rsidR="00E34387">
        <w:rPr>
          <w:noProof/>
        </w:rPr>
        <w:t>6</w:t>
      </w:r>
      <w:r w:rsidR="00E34387">
        <w:fldChar w:fldCharType="end"/>
      </w:r>
      <w:r w:rsidR="00E34387">
        <w:t>-</w:t>
      </w:r>
      <w:r w:rsidR="00E34387">
        <w:fldChar w:fldCharType="begin"/>
      </w:r>
      <w:r w:rsidR="00E34387">
        <w:instrText xml:space="preserve"> SEQ Table \* ARABIC \s 1 </w:instrText>
      </w:r>
      <w:r w:rsidR="00E34387">
        <w:fldChar w:fldCharType="separate"/>
      </w:r>
      <w:r w:rsidR="00E34387">
        <w:rPr>
          <w:noProof/>
        </w:rPr>
        <w:t>1</w:t>
      </w:r>
      <w:r w:rsidR="00E34387">
        <w:fldChar w:fldCharType="end"/>
      </w:r>
      <w:r>
        <w:t xml:space="preserve"> - </w:t>
      </w:r>
      <w:r w:rsidR="00750522">
        <w:t>Suggested</w:t>
      </w:r>
      <w:r>
        <w:t xml:space="preserve"> application order of validation checks</w:t>
      </w:r>
    </w:p>
    <w:tbl>
      <w:tblPr>
        <w:tblStyle w:val="TableGrid"/>
        <w:tblW w:w="0" w:type="auto"/>
        <w:tblLook w:val="04A0" w:firstRow="1" w:lastRow="0" w:firstColumn="1" w:lastColumn="0" w:noHBand="0" w:noVBand="1"/>
      </w:tblPr>
      <w:tblGrid>
        <w:gridCol w:w="761"/>
        <w:gridCol w:w="3192"/>
        <w:gridCol w:w="1352"/>
        <w:gridCol w:w="3711"/>
        <w:tblGridChange w:id="336">
          <w:tblGrid>
            <w:gridCol w:w="761"/>
            <w:gridCol w:w="3192"/>
            <w:gridCol w:w="1158"/>
            <w:gridCol w:w="194"/>
            <w:gridCol w:w="3711"/>
          </w:tblGrid>
        </w:tblGridChange>
      </w:tblGrid>
      <w:tr w:rsidR="00870790" w:rsidRPr="001B5F6E" w14:paraId="4DC82CC9" w14:textId="4A5E1D16" w:rsidTr="0066513D">
        <w:trPr>
          <w:cantSplit/>
          <w:tblHeader/>
        </w:trPr>
        <w:tc>
          <w:tcPr>
            <w:tcW w:w="0" w:type="auto"/>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0" w:type="auto"/>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0" w:type="auto"/>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870790" w:rsidRPr="001B5F6E" w14:paraId="6D8C463B" w14:textId="591504B2" w:rsidTr="0066513D">
        <w:trPr>
          <w:cantSplit/>
        </w:trPr>
        <w:tc>
          <w:tcPr>
            <w:tcW w:w="0" w:type="auto"/>
          </w:tcPr>
          <w:p w14:paraId="136AF204" w14:textId="77777777" w:rsidR="00336B36" w:rsidRPr="001B5F6E" w:rsidRDefault="00336B36" w:rsidP="00D24C0B">
            <w:pPr>
              <w:spacing w:after="120" w:line="240" w:lineRule="auto"/>
              <w:rPr>
                <w:lang w:val="en-GB"/>
              </w:rPr>
            </w:pPr>
            <w:r w:rsidRPr="001B5F6E">
              <w:rPr>
                <w:lang w:val="en-GB"/>
              </w:rPr>
              <w:t>1</w:t>
            </w:r>
          </w:p>
        </w:tc>
        <w:tc>
          <w:tcPr>
            <w:tcW w:w="0" w:type="auto"/>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0" w:type="auto"/>
          </w:tcPr>
          <w:p w14:paraId="294581C4" w14:textId="77777777" w:rsidR="00336B36" w:rsidRPr="001B5F6E" w:rsidRDefault="00336B36" w:rsidP="00D24C0B">
            <w:pPr>
              <w:spacing w:after="120" w:line="240" w:lineRule="auto"/>
              <w:rPr>
                <w:lang w:val="en-GB"/>
              </w:rPr>
            </w:pPr>
            <w:r w:rsidRPr="001B5F6E">
              <w:rPr>
                <w:lang w:val="en-GB"/>
              </w:rPr>
              <w:t>S-158:100</w:t>
            </w:r>
          </w:p>
        </w:tc>
        <w:tc>
          <w:tcPr>
            <w:tcW w:w="0" w:type="auto"/>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210E465" w14:textId="4832D444" w:rsidTr="0066513D">
        <w:trPr>
          <w:cantSplit/>
        </w:trPr>
        <w:tc>
          <w:tcPr>
            <w:tcW w:w="0" w:type="auto"/>
            <w:shd w:val="clear" w:color="auto" w:fill="F2F2F2" w:themeFill="background1" w:themeFillShade="F2"/>
          </w:tcPr>
          <w:p w14:paraId="396F2BDC" w14:textId="77777777" w:rsidR="00336B36" w:rsidRPr="001B5F6E" w:rsidRDefault="00336B36" w:rsidP="00D24C0B">
            <w:pPr>
              <w:spacing w:after="120" w:line="240" w:lineRule="auto"/>
              <w:rPr>
                <w:lang w:val="en-GB"/>
              </w:rPr>
            </w:pPr>
            <w:r w:rsidRPr="001B5F6E">
              <w:rPr>
                <w:lang w:val="en-GB"/>
              </w:rPr>
              <w:t>2</w:t>
            </w:r>
          </w:p>
        </w:tc>
        <w:tc>
          <w:tcPr>
            <w:tcW w:w="0" w:type="auto"/>
            <w:shd w:val="clear" w:color="auto" w:fill="F2F2F2" w:themeFill="background1" w:themeFillShade="F2"/>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0" w:type="auto"/>
            <w:shd w:val="clear" w:color="auto" w:fill="F2F2F2" w:themeFill="background1" w:themeFillShade="F2"/>
          </w:tcPr>
          <w:p w14:paraId="099D2657" w14:textId="1744EC02" w:rsidR="00336B36" w:rsidRPr="001B5F6E" w:rsidRDefault="00336B36" w:rsidP="00D24C0B">
            <w:pPr>
              <w:spacing w:after="120" w:line="240" w:lineRule="auto"/>
              <w:rPr>
                <w:lang w:val="en-GB"/>
              </w:rPr>
            </w:pPr>
            <w:r w:rsidRPr="001B5F6E">
              <w:rPr>
                <w:lang w:val="en-GB"/>
              </w:rPr>
              <w:t>S-158:</w:t>
            </w:r>
            <w:r w:rsidR="00FA501A">
              <w:rPr>
                <w:lang w:val="en-GB"/>
              </w:rPr>
              <w:t>104</w:t>
            </w:r>
          </w:p>
        </w:tc>
        <w:tc>
          <w:tcPr>
            <w:tcW w:w="0" w:type="auto"/>
            <w:shd w:val="clear" w:color="auto" w:fill="F2F2F2" w:themeFill="background1" w:themeFillShade="F2"/>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A70F729" w14:textId="77777777" w:rsidTr="0066513D">
        <w:trPr>
          <w:cantSplit/>
        </w:trPr>
        <w:tc>
          <w:tcPr>
            <w:tcW w:w="0" w:type="auto"/>
          </w:tcPr>
          <w:p w14:paraId="6401E8F6" w14:textId="4B59EBE7" w:rsidR="0066513D" w:rsidRPr="001B5F6E" w:rsidRDefault="0066513D" w:rsidP="0066513D">
            <w:pPr>
              <w:spacing w:after="120" w:line="240" w:lineRule="auto"/>
              <w:rPr>
                <w:lang w:val="en-GB"/>
              </w:rPr>
            </w:pPr>
            <w:r>
              <w:rPr>
                <w:lang w:val="en-GB"/>
              </w:rPr>
              <w:t>2.1</w:t>
            </w:r>
          </w:p>
        </w:tc>
        <w:tc>
          <w:tcPr>
            <w:tcW w:w="0" w:type="auto"/>
          </w:tcPr>
          <w:p w14:paraId="385307E6" w14:textId="4A1ED7ED" w:rsidR="0066513D" w:rsidRPr="001B5F6E" w:rsidRDefault="00870790" w:rsidP="0066513D">
            <w:pPr>
              <w:spacing w:after="120" w:line="240" w:lineRule="auto"/>
              <w:jc w:val="left"/>
              <w:rPr>
                <w:lang w:val="en-GB"/>
              </w:rPr>
            </w:pPr>
            <w:r>
              <w:rPr>
                <w:lang w:val="en-GB"/>
              </w:rPr>
              <w:t>Root group checks</w:t>
            </w:r>
          </w:p>
        </w:tc>
        <w:tc>
          <w:tcPr>
            <w:tcW w:w="0" w:type="auto"/>
          </w:tcPr>
          <w:p w14:paraId="6462D6EC" w14:textId="5038903E" w:rsidR="0066513D" w:rsidRPr="001B5F6E" w:rsidRDefault="0066513D" w:rsidP="0066513D">
            <w:pPr>
              <w:spacing w:after="120" w:line="240" w:lineRule="auto"/>
              <w:rPr>
                <w:lang w:val="en-GB"/>
              </w:rPr>
            </w:pPr>
            <w:r>
              <w:rPr>
                <w:lang w:val="en-GB"/>
              </w:rPr>
              <w:t>S-158:</w:t>
            </w:r>
            <w:r w:rsidR="00FA501A">
              <w:rPr>
                <w:lang w:val="en-GB"/>
              </w:rPr>
              <w:t>104</w:t>
            </w:r>
            <w:r>
              <w:rPr>
                <w:lang w:val="en-GB"/>
              </w:rPr>
              <w:t xml:space="preserve"> checks numbered </w:t>
            </w:r>
            <w:r w:rsidR="00FA501A">
              <w:rPr>
                <w:lang w:val="en-GB"/>
              </w:rPr>
              <w:t>104</w:t>
            </w:r>
            <w:r w:rsidR="00870790">
              <w:rPr>
                <w:lang w:val="en-GB"/>
              </w:rPr>
              <w:t>_1xxx</w:t>
            </w:r>
          </w:p>
        </w:tc>
        <w:tc>
          <w:tcPr>
            <w:tcW w:w="0" w:type="auto"/>
          </w:tcPr>
          <w:p w14:paraId="3EDC09CE" w14:textId="0C7DE9F3" w:rsidR="0066513D" w:rsidRPr="001B5F6E" w:rsidRDefault="0066513D" w:rsidP="0066513D">
            <w:pPr>
              <w:spacing w:after="120" w:line="240" w:lineRule="auto"/>
              <w:jc w:val="left"/>
              <w:rPr>
                <w:lang w:val="en-GB"/>
              </w:rPr>
            </w:pPr>
            <w:r w:rsidRPr="0044649B">
              <w:t>Dataset, in isolation</w:t>
            </w:r>
          </w:p>
        </w:tc>
      </w:tr>
      <w:tr w:rsidR="00870790" w:rsidRPr="001B5F6E" w14:paraId="218EED40" w14:textId="77777777" w:rsidTr="0066513D">
        <w:trPr>
          <w:cantSplit/>
        </w:trPr>
        <w:tc>
          <w:tcPr>
            <w:tcW w:w="0" w:type="auto"/>
          </w:tcPr>
          <w:p w14:paraId="6CA3F115" w14:textId="1780A662" w:rsidR="0066513D" w:rsidRPr="001B5F6E" w:rsidRDefault="0066513D" w:rsidP="0066513D">
            <w:pPr>
              <w:spacing w:after="120" w:line="240" w:lineRule="auto"/>
              <w:rPr>
                <w:lang w:val="en-GB"/>
              </w:rPr>
            </w:pPr>
            <w:r>
              <w:rPr>
                <w:lang w:val="en-GB"/>
              </w:rPr>
              <w:t>2.2</w:t>
            </w:r>
          </w:p>
        </w:tc>
        <w:tc>
          <w:tcPr>
            <w:tcW w:w="0" w:type="auto"/>
          </w:tcPr>
          <w:p w14:paraId="6864B11B" w14:textId="1EF773A4" w:rsidR="0066513D" w:rsidRPr="001B5F6E" w:rsidRDefault="00870790" w:rsidP="0066513D">
            <w:pPr>
              <w:spacing w:after="120" w:line="240" w:lineRule="auto"/>
              <w:jc w:val="left"/>
              <w:rPr>
                <w:lang w:val="en-GB"/>
              </w:rPr>
            </w:pPr>
            <w:r>
              <w:rPr>
                <w:lang w:val="en-GB"/>
              </w:rPr>
              <w:t>Feature Container group checks</w:t>
            </w:r>
          </w:p>
        </w:tc>
        <w:tc>
          <w:tcPr>
            <w:tcW w:w="0" w:type="auto"/>
          </w:tcPr>
          <w:p w14:paraId="79EB4A06" w14:textId="6C89EAAF" w:rsidR="0066513D" w:rsidRPr="001B5F6E" w:rsidRDefault="0066513D" w:rsidP="0066513D">
            <w:pPr>
              <w:spacing w:after="120" w:line="240" w:lineRule="auto"/>
              <w:rPr>
                <w:lang w:val="en-GB"/>
              </w:rPr>
            </w:pPr>
            <w:r>
              <w:rPr>
                <w:lang w:val="en-GB"/>
              </w:rPr>
              <w:t>S-158:</w:t>
            </w:r>
            <w:r w:rsidR="00FA501A">
              <w:rPr>
                <w:lang w:val="en-GB"/>
              </w:rPr>
              <w:t>104</w:t>
            </w:r>
            <w:r>
              <w:rPr>
                <w:lang w:val="en-GB"/>
              </w:rPr>
              <w:t xml:space="preserve"> checks numbered </w:t>
            </w:r>
            <w:r w:rsidR="00FA501A">
              <w:rPr>
                <w:lang w:val="en-GB"/>
              </w:rPr>
              <w:t>104</w:t>
            </w:r>
            <w:r w:rsidR="00870790">
              <w:rPr>
                <w:lang w:val="en-GB"/>
              </w:rPr>
              <w:t>_2xxx</w:t>
            </w:r>
          </w:p>
        </w:tc>
        <w:tc>
          <w:tcPr>
            <w:tcW w:w="0" w:type="auto"/>
          </w:tcPr>
          <w:p w14:paraId="5283B3A0" w14:textId="5584CC31" w:rsidR="0066513D" w:rsidRPr="001B5F6E" w:rsidRDefault="0066513D" w:rsidP="0066513D">
            <w:pPr>
              <w:spacing w:after="120" w:line="240" w:lineRule="auto"/>
              <w:jc w:val="left"/>
              <w:rPr>
                <w:lang w:val="en-GB"/>
              </w:rPr>
            </w:pPr>
            <w:r w:rsidRPr="0044649B">
              <w:t>Dataset, in isolation</w:t>
            </w:r>
          </w:p>
        </w:tc>
      </w:tr>
      <w:tr w:rsidR="00870790" w:rsidRPr="001B5F6E" w14:paraId="1192631F" w14:textId="77777777" w:rsidTr="0066513D">
        <w:trPr>
          <w:cantSplit/>
        </w:trPr>
        <w:tc>
          <w:tcPr>
            <w:tcW w:w="0" w:type="auto"/>
          </w:tcPr>
          <w:p w14:paraId="750D40F3" w14:textId="7B8E4E58" w:rsidR="0066513D" w:rsidRDefault="0066513D" w:rsidP="0066513D">
            <w:pPr>
              <w:spacing w:after="120" w:line="240" w:lineRule="auto"/>
              <w:rPr>
                <w:lang w:val="en-GB"/>
              </w:rPr>
            </w:pPr>
            <w:r>
              <w:rPr>
                <w:lang w:val="en-GB"/>
              </w:rPr>
              <w:lastRenderedPageBreak/>
              <w:t>2.3</w:t>
            </w:r>
          </w:p>
        </w:tc>
        <w:tc>
          <w:tcPr>
            <w:tcW w:w="0" w:type="auto"/>
          </w:tcPr>
          <w:p w14:paraId="1881A2C4" w14:textId="7CBF6278" w:rsidR="0066513D" w:rsidRPr="001B5F6E" w:rsidRDefault="00870790" w:rsidP="0066513D">
            <w:pPr>
              <w:spacing w:after="120" w:line="240" w:lineRule="auto"/>
              <w:jc w:val="left"/>
              <w:rPr>
                <w:lang w:val="en-GB"/>
              </w:rPr>
            </w:pPr>
            <w:r>
              <w:rPr>
                <w:lang w:val="en-GB"/>
              </w:rPr>
              <w:t>Feature Instance group checks</w:t>
            </w:r>
          </w:p>
        </w:tc>
        <w:tc>
          <w:tcPr>
            <w:tcW w:w="0" w:type="auto"/>
          </w:tcPr>
          <w:p w14:paraId="404DEFAD" w14:textId="697E0363" w:rsidR="0066513D" w:rsidRPr="001B5F6E" w:rsidRDefault="0066513D" w:rsidP="0066513D">
            <w:pPr>
              <w:spacing w:after="120" w:line="240" w:lineRule="auto"/>
              <w:rPr>
                <w:lang w:val="en-GB"/>
              </w:rPr>
            </w:pPr>
            <w:r>
              <w:rPr>
                <w:lang w:val="en-GB"/>
              </w:rPr>
              <w:t>S-158:</w:t>
            </w:r>
            <w:r w:rsidR="00FA501A">
              <w:rPr>
                <w:lang w:val="en-GB"/>
              </w:rPr>
              <w:t>104</w:t>
            </w:r>
            <w:r>
              <w:rPr>
                <w:lang w:val="en-GB"/>
              </w:rPr>
              <w:t xml:space="preserve"> checks numbered </w:t>
            </w:r>
            <w:r w:rsidR="00FA501A">
              <w:rPr>
                <w:lang w:val="en-GB"/>
              </w:rPr>
              <w:t>104</w:t>
            </w:r>
            <w:r w:rsidR="00870790">
              <w:rPr>
                <w:lang w:val="en-GB"/>
              </w:rPr>
              <w:t>_3xxx</w:t>
            </w:r>
          </w:p>
        </w:tc>
        <w:tc>
          <w:tcPr>
            <w:tcW w:w="0" w:type="auto"/>
          </w:tcPr>
          <w:p w14:paraId="08F09BB7" w14:textId="629A677D" w:rsidR="0066513D" w:rsidRPr="001B5F6E" w:rsidRDefault="0066513D" w:rsidP="0066513D">
            <w:pPr>
              <w:spacing w:after="120" w:line="240" w:lineRule="auto"/>
              <w:jc w:val="left"/>
              <w:rPr>
                <w:lang w:val="en-GB"/>
              </w:rPr>
            </w:pPr>
            <w:r w:rsidRPr="0044649B">
              <w:t>Dataset, in isolation</w:t>
            </w:r>
          </w:p>
        </w:tc>
      </w:tr>
      <w:tr w:rsidR="00870790" w:rsidRPr="001B5F6E" w14:paraId="3830398B" w14:textId="77777777" w:rsidTr="0066513D">
        <w:trPr>
          <w:cantSplit/>
        </w:trPr>
        <w:tc>
          <w:tcPr>
            <w:tcW w:w="0" w:type="auto"/>
          </w:tcPr>
          <w:p w14:paraId="4ECAFADD" w14:textId="7395A971" w:rsidR="00870790" w:rsidRDefault="00870790" w:rsidP="0066513D">
            <w:pPr>
              <w:spacing w:after="120" w:line="240" w:lineRule="auto"/>
              <w:rPr>
                <w:lang w:val="en-GB"/>
              </w:rPr>
            </w:pPr>
            <w:r>
              <w:rPr>
                <w:lang w:val="en-GB"/>
              </w:rPr>
              <w:t>2.4</w:t>
            </w:r>
          </w:p>
        </w:tc>
        <w:tc>
          <w:tcPr>
            <w:tcW w:w="0" w:type="auto"/>
          </w:tcPr>
          <w:p w14:paraId="5C06C27B" w14:textId="344A1097" w:rsidR="00870790" w:rsidDel="00870790" w:rsidRDefault="00870790" w:rsidP="0066513D">
            <w:pPr>
              <w:spacing w:after="120" w:line="240" w:lineRule="auto"/>
              <w:jc w:val="left"/>
              <w:rPr>
                <w:lang w:val="en-GB"/>
              </w:rPr>
            </w:pPr>
            <w:r>
              <w:rPr>
                <w:lang w:val="en-GB"/>
              </w:rPr>
              <w:t>Values group checks</w:t>
            </w:r>
          </w:p>
        </w:tc>
        <w:tc>
          <w:tcPr>
            <w:tcW w:w="0" w:type="auto"/>
          </w:tcPr>
          <w:p w14:paraId="0A5FCC7E" w14:textId="2CFC2BBD" w:rsidR="00870790" w:rsidRDefault="00870790" w:rsidP="0066513D">
            <w:pPr>
              <w:spacing w:after="120" w:line="240" w:lineRule="auto"/>
              <w:rPr>
                <w:lang w:val="en-GB"/>
              </w:rPr>
            </w:pPr>
            <w:r>
              <w:rPr>
                <w:lang w:val="en-GB"/>
              </w:rPr>
              <w:t>S-158:</w:t>
            </w:r>
            <w:r w:rsidR="00FA501A">
              <w:rPr>
                <w:lang w:val="en-GB"/>
              </w:rPr>
              <w:t>104</w:t>
            </w:r>
            <w:r>
              <w:rPr>
                <w:lang w:val="en-GB"/>
              </w:rPr>
              <w:t xml:space="preserve"> checks numbered </w:t>
            </w:r>
            <w:r w:rsidR="00FA501A">
              <w:rPr>
                <w:lang w:val="en-GB"/>
              </w:rPr>
              <w:t>104</w:t>
            </w:r>
            <w:r>
              <w:rPr>
                <w:lang w:val="en-GB"/>
              </w:rPr>
              <w:t>_5xxx</w:t>
            </w:r>
          </w:p>
        </w:tc>
        <w:tc>
          <w:tcPr>
            <w:tcW w:w="0" w:type="auto"/>
          </w:tcPr>
          <w:p w14:paraId="1834AF27" w14:textId="26FACD15" w:rsidR="00870790" w:rsidRPr="0044649B" w:rsidRDefault="00870790" w:rsidP="0066513D">
            <w:pPr>
              <w:spacing w:after="120" w:line="240" w:lineRule="auto"/>
              <w:jc w:val="left"/>
            </w:pPr>
            <w:r>
              <w:t>Dataset, in isolation</w:t>
            </w:r>
          </w:p>
        </w:tc>
      </w:tr>
      <w:tr w:rsidR="00870790" w:rsidRPr="001B5F6E" w14:paraId="2C48BC2D" w14:textId="42F53ED0" w:rsidTr="0066513D">
        <w:trPr>
          <w:cantSplit/>
        </w:trPr>
        <w:tc>
          <w:tcPr>
            <w:tcW w:w="0" w:type="auto"/>
          </w:tcPr>
          <w:p w14:paraId="6DC0698F" w14:textId="7D67DEDD" w:rsidR="00336B36" w:rsidRPr="001B5F6E" w:rsidRDefault="00336B36" w:rsidP="00D24C0B">
            <w:pPr>
              <w:spacing w:after="120" w:line="240" w:lineRule="auto"/>
              <w:rPr>
                <w:lang w:val="en-GB"/>
              </w:rPr>
            </w:pPr>
            <w:r>
              <w:rPr>
                <w:lang w:val="en-GB"/>
              </w:rPr>
              <w:t>3</w:t>
            </w:r>
          </w:p>
        </w:tc>
        <w:tc>
          <w:tcPr>
            <w:tcW w:w="0" w:type="auto"/>
          </w:tcPr>
          <w:p w14:paraId="099E8931" w14:textId="5F875038" w:rsidR="00336B36" w:rsidRPr="001B5F6E" w:rsidRDefault="00336B36" w:rsidP="00336B36">
            <w:pPr>
              <w:spacing w:after="120" w:line="240" w:lineRule="auto"/>
              <w:jc w:val="left"/>
              <w:rPr>
                <w:lang w:val="en-GB"/>
              </w:rPr>
            </w:pPr>
            <w:r>
              <w:rPr>
                <w:lang w:val="en-GB"/>
              </w:rPr>
              <w:t>Interoperability checks</w:t>
            </w:r>
            <w:r w:rsidR="009838AF">
              <w:rPr>
                <w:lang w:val="en-GB"/>
              </w:rPr>
              <w:t xml:space="preserve"> for single </w:t>
            </w:r>
            <w:r w:rsidR="00FD5D8C">
              <w:rPr>
                <w:lang w:val="en-GB"/>
              </w:rPr>
              <w:t>S-104</w:t>
            </w:r>
            <w:r w:rsidR="009838AF">
              <w:rPr>
                <w:lang w:val="en-GB"/>
              </w:rPr>
              <w:t xml:space="preserve"> dataset</w:t>
            </w:r>
          </w:p>
        </w:tc>
        <w:tc>
          <w:tcPr>
            <w:tcW w:w="0" w:type="auto"/>
          </w:tcPr>
          <w:p w14:paraId="2201C231" w14:textId="01309ED9" w:rsidR="00336B36" w:rsidRPr="001B5F6E" w:rsidRDefault="00336B36" w:rsidP="00D24C0B">
            <w:pPr>
              <w:spacing w:after="120" w:line="240" w:lineRule="auto"/>
              <w:rPr>
                <w:lang w:val="en-GB"/>
              </w:rPr>
            </w:pPr>
            <w:r>
              <w:rPr>
                <w:lang w:val="en-GB"/>
              </w:rPr>
              <w:t>S-158:98</w:t>
            </w:r>
          </w:p>
        </w:tc>
        <w:tc>
          <w:tcPr>
            <w:tcW w:w="0" w:type="auto"/>
          </w:tcPr>
          <w:p w14:paraId="38839DC7" w14:textId="5DF3225E" w:rsidR="001E0E51" w:rsidRPr="001E0E51" w:rsidRDefault="00336B36" w:rsidP="001E0E51">
            <w:pPr>
              <w:spacing w:line="240" w:lineRule="auto"/>
              <w:jc w:val="left"/>
              <w:rPr>
                <w:lang w:val="en-GB"/>
              </w:rPr>
            </w:pPr>
            <w:r w:rsidRPr="001E0E51">
              <w:rPr>
                <w:lang w:val="en-GB"/>
              </w:rPr>
              <w:t>Da</w:t>
            </w:r>
            <w:r w:rsidR="001E0E51">
              <w:rPr>
                <w:lang w:val="en-GB"/>
              </w:rPr>
              <w:t>taset, in isolation</w:t>
            </w:r>
          </w:p>
        </w:tc>
      </w:tr>
      <w:tr w:rsidR="00870790" w:rsidRPr="001B5F6E" w:rsidDel="00037247" w14:paraId="6FBA82FD" w14:textId="6F246930" w:rsidTr="0066513D">
        <w:trPr>
          <w:cantSplit/>
          <w:del w:id="337" w:author="Raphael Malyankar" w:date="2026-09-09T12:20:00Z"/>
        </w:trPr>
        <w:tc>
          <w:tcPr>
            <w:tcW w:w="0" w:type="auto"/>
          </w:tcPr>
          <w:p w14:paraId="5E5B892A" w14:textId="1CCE04A5" w:rsidR="00B71DF3" w:rsidRPr="008739B6" w:rsidDel="00037247" w:rsidRDefault="00B71DF3" w:rsidP="00D24C0B">
            <w:pPr>
              <w:spacing w:after="120" w:line="240" w:lineRule="auto"/>
              <w:rPr>
                <w:del w:id="338" w:author="Raphael Malyankar" w:date="2026-09-09T12:20:00Z" w16du:dateUtc="2026-09-09T19:20:00Z"/>
                <w:strike/>
                <w:lang w:val="en-GB"/>
              </w:rPr>
            </w:pPr>
            <w:del w:id="339" w:author="Raphael Malyankar" w:date="2026-09-09T12:20:00Z" w16du:dateUtc="2026-09-09T19:20:00Z">
              <w:r w:rsidRPr="008739B6" w:rsidDel="00037247">
                <w:rPr>
                  <w:strike/>
                  <w:lang w:val="en-GB"/>
                </w:rPr>
                <w:delText>4</w:delText>
              </w:r>
            </w:del>
          </w:p>
        </w:tc>
        <w:tc>
          <w:tcPr>
            <w:tcW w:w="0" w:type="auto"/>
          </w:tcPr>
          <w:p w14:paraId="78AA00A6" w14:textId="3B4798A2" w:rsidR="00B71DF3" w:rsidRPr="008A6C75" w:rsidDel="00037247" w:rsidRDefault="00B71DF3" w:rsidP="00336B36">
            <w:pPr>
              <w:spacing w:after="120" w:line="240" w:lineRule="auto"/>
              <w:jc w:val="left"/>
              <w:rPr>
                <w:del w:id="340" w:author="Raphael Malyankar" w:date="2026-09-09T12:20:00Z" w16du:dateUtc="2026-09-09T19:20:00Z"/>
                <w:lang w:val="en-GB"/>
              </w:rPr>
            </w:pPr>
            <w:del w:id="341" w:author="Raphael Malyankar" w:date="2026-09-09T12:20:00Z" w16du:dateUtc="2026-09-09T19:20:00Z">
              <w:r w:rsidRPr="008A6C75" w:rsidDel="00037247">
                <w:rPr>
                  <w:lang w:val="en-GB"/>
                </w:rPr>
                <w:delText>Inter-dataset, intra-product checks</w:delText>
              </w:r>
            </w:del>
          </w:p>
        </w:tc>
        <w:tc>
          <w:tcPr>
            <w:tcW w:w="0" w:type="auto"/>
          </w:tcPr>
          <w:p w14:paraId="2CE7CBD4" w14:textId="63EDAFB3" w:rsidR="00B71DF3" w:rsidRPr="008A6C75" w:rsidDel="00037247" w:rsidRDefault="00B71DF3" w:rsidP="00D24C0B">
            <w:pPr>
              <w:spacing w:after="120" w:line="240" w:lineRule="auto"/>
              <w:rPr>
                <w:del w:id="342" w:author="Raphael Malyankar" w:date="2026-09-09T12:20:00Z" w16du:dateUtc="2026-09-09T19:20:00Z"/>
                <w:lang w:val="en-GB"/>
              </w:rPr>
            </w:pPr>
            <w:del w:id="343" w:author="Raphael Malyankar" w:date="2026-09-09T12:20:00Z" w16du:dateUtc="2026-09-09T19:20:00Z">
              <w:r w:rsidRPr="008A6C75" w:rsidDel="00037247">
                <w:rPr>
                  <w:lang w:val="en-GB"/>
                </w:rPr>
                <w:delText>S-158:</w:delText>
              </w:r>
              <w:r w:rsidR="00FA501A" w:rsidDel="00037247">
                <w:rPr>
                  <w:lang w:val="en-GB"/>
                </w:rPr>
                <w:delText>104</w:delText>
              </w:r>
              <w:r w:rsidR="0066513D" w:rsidRPr="008A6C75" w:rsidDel="00037247">
                <w:rPr>
                  <w:lang w:val="en-GB"/>
                </w:rPr>
                <w:delText xml:space="preserve"> checks numbered Nxxx</w:delText>
              </w:r>
            </w:del>
          </w:p>
        </w:tc>
        <w:tc>
          <w:tcPr>
            <w:tcW w:w="0" w:type="auto"/>
          </w:tcPr>
          <w:p w14:paraId="538350AB" w14:textId="77B4D38B" w:rsidR="00B71DF3" w:rsidRPr="008A6C75" w:rsidDel="00037247" w:rsidRDefault="00B71DF3" w:rsidP="001E0E51">
            <w:pPr>
              <w:spacing w:line="240" w:lineRule="auto"/>
              <w:jc w:val="left"/>
              <w:rPr>
                <w:del w:id="344" w:author="Raphael Malyankar" w:date="2026-09-09T12:20:00Z" w16du:dateUtc="2026-09-09T19:20:00Z"/>
                <w:lang w:val="en-GB"/>
              </w:rPr>
            </w:pPr>
            <w:del w:id="345" w:author="Raphael Malyankar" w:date="2026-09-09T12:20:00Z" w16du:dateUtc="2026-09-09T19:20:00Z">
              <w:r w:rsidRPr="008A6C75" w:rsidDel="00037247">
                <w:rPr>
                  <w:lang w:val="en-GB"/>
                </w:rPr>
                <w:delText xml:space="preserve">Adjacent or </w:delText>
              </w:r>
              <w:r w:rsidR="003F2031" w:rsidRPr="008A6C75" w:rsidDel="00037247">
                <w:rPr>
                  <w:lang w:val="en-GB"/>
                </w:rPr>
                <w:delText>intersecting</w:delText>
              </w:r>
              <w:r w:rsidRPr="008A6C75" w:rsidDel="00037247">
                <w:rPr>
                  <w:lang w:val="en-GB"/>
                </w:rPr>
                <w:delText xml:space="preserve"> datasets</w:delText>
              </w:r>
            </w:del>
          </w:p>
        </w:tc>
      </w:tr>
      <w:tr w:rsidR="00870790" w:rsidRPr="001B5F6E" w:rsidDel="00037247" w14:paraId="7B81529D" w14:textId="62D5B4F7" w:rsidTr="0066513D">
        <w:trPr>
          <w:cantSplit/>
          <w:del w:id="346" w:author="Raphael Malyankar" w:date="2026-09-09T12:20:00Z"/>
        </w:trPr>
        <w:tc>
          <w:tcPr>
            <w:tcW w:w="0" w:type="auto"/>
          </w:tcPr>
          <w:p w14:paraId="072B38D5" w14:textId="6C69A87F" w:rsidR="00903054" w:rsidDel="00037247" w:rsidRDefault="00903054" w:rsidP="00D24C0B">
            <w:pPr>
              <w:spacing w:after="120" w:line="240" w:lineRule="auto"/>
              <w:rPr>
                <w:del w:id="347" w:author="Raphael Malyankar" w:date="2026-09-09T12:20:00Z" w16du:dateUtc="2026-09-09T19:20:00Z"/>
                <w:lang w:val="en-GB"/>
              </w:rPr>
            </w:pPr>
            <w:del w:id="348" w:author="Raphael Malyankar" w:date="2026-09-09T12:20:00Z" w16du:dateUtc="2026-09-09T19:20:00Z">
              <w:r w:rsidDel="00037247">
                <w:rPr>
                  <w:lang w:val="en-GB"/>
                </w:rPr>
                <w:delText>?</w:delText>
              </w:r>
            </w:del>
          </w:p>
        </w:tc>
        <w:tc>
          <w:tcPr>
            <w:tcW w:w="0" w:type="auto"/>
          </w:tcPr>
          <w:p w14:paraId="2030016C" w14:textId="2BD8EEBC" w:rsidR="00903054" w:rsidDel="00037247" w:rsidRDefault="00903054" w:rsidP="00336B36">
            <w:pPr>
              <w:spacing w:after="120" w:line="240" w:lineRule="auto"/>
              <w:jc w:val="left"/>
              <w:rPr>
                <w:del w:id="349" w:author="Raphael Malyankar" w:date="2026-09-09T12:20:00Z" w16du:dateUtc="2026-09-09T19:20:00Z"/>
                <w:lang w:val="en-GB"/>
              </w:rPr>
            </w:pPr>
            <w:del w:id="350" w:author="Raphael Malyankar" w:date="2026-09-09T12:20:00Z" w16du:dateUtc="2026-09-09T19:20:00Z">
              <w:r w:rsidDel="00037247">
                <w:rPr>
                  <w:lang w:val="en-GB"/>
                </w:rPr>
                <w:delText>Inter-version checks(?)</w:delText>
              </w:r>
            </w:del>
          </w:p>
        </w:tc>
        <w:tc>
          <w:tcPr>
            <w:tcW w:w="0" w:type="auto"/>
          </w:tcPr>
          <w:p w14:paraId="6CB34EFE" w14:textId="514B4ED4" w:rsidR="00903054" w:rsidDel="00037247" w:rsidRDefault="00903054" w:rsidP="00D24C0B">
            <w:pPr>
              <w:spacing w:after="120" w:line="240" w:lineRule="auto"/>
              <w:rPr>
                <w:del w:id="351" w:author="Raphael Malyankar" w:date="2026-09-09T12:20:00Z" w16du:dateUtc="2026-09-09T19:20:00Z"/>
                <w:lang w:val="en-GB"/>
              </w:rPr>
            </w:pPr>
            <w:del w:id="352" w:author="Raphael Malyankar" w:date="2026-09-09T12:20:00Z" w16du:dateUtc="2026-09-09T19:20:00Z">
              <w:r w:rsidDel="00037247">
                <w:rPr>
                  <w:lang w:val="en-GB"/>
                </w:rPr>
                <w:delText>S-158:</w:delText>
              </w:r>
              <w:r w:rsidR="00FA501A" w:rsidDel="00037247">
                <w:rPr>
                  <w:lang w:val="en-GB"/>
                </w:rPr>
                <w:delText>104</w:delText>
              </w:r>
              <w:r w:rsidR="0066513D" w:rsidDel="00037247">
                <w:rPr>
                  <w:lang w:val="en-GB"/>
                </w:rPr>
                <w:delText xml:space="preserve"> checked numbered Nxxx</w:delText>
              </w:r>
            </w:del>
          </w:p>
        </w:tc>
        <w:tc>
          <w:tcPr>
            <w:tcW w:w="0" w:type="auto"/>
          </w:tcPr>
          <w:p w14:paraId="35EA6068" w14:textId="71DDBE2D" w:rsidR="00903054" w:rsidDel="00037247" w:rsidRDefault="00903054" w:rsidP="001E0E51">
            <w:pPr>
              <w:spacing w:line="240" w:lineRule="auto"/>
              <w:jc w:val="left"/>
              <w:rPr>
                <w:del w:id="353" w:author="Raphael Malyankar" w:date="2026-09-09T12:20:00Z" w16du:dateUtc="2026-09-09T19:20:00Z"/>
                <w:lang w:val="en-GB"/>
              </w:rPr>
            </w:pPr>
            <w:del w:id="354" w:author="Raphael Malyankar" w:date="2026-09-09T12:20:00Z" w16du:dateUtc="2026-09-09T19:20:00Z">
              <w:r w:rsidDel="00037247">
                <w:rPr>
                  <w:lang w:val="en-GB"/>
                </w:rPr>
                <w:delText xml:space="preserve">Related datasets for different versions of </w:delText>
              </w:r>
              <w:r w:rsidR="00FD5D8C" w:rsidDel="00037247">
                <w:rPr>
                  <w:lang w:val="en-GB"/>
                </w:rPr>
                <w:delText>S-104</w:delText>
              </w:r>
            </w:del>
          </w:p>
        </w:tc>
      </w:tr>
      <w:tr w:rsidR="00870790" w:rsidRPr="001B5F6E" w14:paraId="49144A3F" w14:textId="77777777" w:rsidTr="0066513D">
        <w:trPr>
          <w:cantSplit/>
        </w:trPr>
        <w:tc>
          <w:tcPr>
            <w:tcW w:w="0" w:type="auto"/>
          </w:tcPr>
          <w:p w14:paraId="4B23F9CD" w14:textId="74EF7A1F" w:rsidR="001E0E51" w:rsidRDefault="002A6534" w:rsidP="001E0E51">
            <w:pPr>
              <w:spacing w:after="120" w:line="240" w:lineRule="auto"/>
              <w:rPr>
                <w:lang w:val="en-GB"/>
              </w:rPr>
            </w:pPr>
            <w:ins w:id="355" w:author="Raphael Malyankar" w:date="2026-09-09T12:20:00Z" w16du:dateUtc="2026-09-09T19:20:00Z">
              <w:r>
                <w:rPr>
                  <w:lang w:val="en-GB"/>
                </w:rPr>
                <w:t>4</w:t>
              </w:r>
            </w:ins>
            <w:del w:id="356" w:author="Raphael Malyankar" w:date="2026-09-09T12:20:00Z" w16du:dateUtc="2026-09-09T19:20:00Z">
              <w:r w:rsidR="003F2031" w:rsidDel="002A6534">
                <w:rPr>
                  <w:lang w:val="en-GB"/>
                </w:rPr>
                <w:delText>5</w:delText>
              </w:r>
            </w:del>
          </w:p>
        </w:tc>
        <w:tc>
          <w:tcPr>
            <w:tcW w:w="0" w:type="auto"/>
          </w:tcPr>
          <w:p w14:paraId="3E32F94D" w14:textId="4F14E1DC"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0" w:type="auto"/>
          </w:tcPr>
          <w:p w14:paraId="4492D1EB" w14:textId="0AB21A6E" w:rsidR="001E0E51" w:rsidRDefault="001E0E51" w:rsidP="001E0E51">
            <w:pPr>
              <w:spacing w:after="120" w:line="240" w:lineRule="auto"/>
              <w:rPr>
                <w:lang w:val="en-GB"/>
              </w:rPr>
            </w:pPr>
            <w:r>
              <w:rPr>
                <w:lang w:val="en-GB"/>
              </w:rPr>
              <w:t>S-158:98</w:t>
            </w:r>
          </w:p>
        </w:tc>
        <w:tc>
          <w:tcPr>
            <w:tcW w:w="0" w:type="auto"/>
          </w:tcPr>
          <w:p w14:paraId="4F8C0122" w14:textId="54D19393" w:rsidR="001E0E51" w:rsidRPr="001E0E51" w:rsidRDefault="00FD5D8C" w:rsidP="001E0E51">
            <w:pPr>
              <w:spacing w:line="240" w:lineRule="auto"/>
              <w:jc w:val="left"/>
              <w:rPr>
                <w:lang w:val="en-GB"/>
              </w:rPr>
            </w:pPr>
            <w:r>
              <w:rPr>
                <w:lang w:val="en-GB"/>
              </w:rPr>
              <w:t>S-104</w:t>
            </w:r>
            <w:r w:rsidR="00461C83">
              <w:rPr>
                <w:lang w:val="en-GB"/>
              </w:rPr>
              <w:t xml:space="preserve"> d</w:t>
            </w:r>
            <w:r w:rsidR="001E0E51" w:rsidRPr="001E0E51">
              <w:rPr>
                <w:lang w:val="en-GB"/>
              </w:rPr>
              <w:t>ataset in combination with relevant datasets from other products</w:t>
            </w:r>
            <w:r w:rsidR="00461C83">
              <w:rPr>
                <w:lang w:val="en-GB"/>
              </w:rPr>
              <w:t xml:space="preserve"> (e.g., </w:t>
            </w:r>
            <w:r>
              <w:rPr>
                <w:lang w:val="en-GB"/>
              </w:rPr>
              <w:t>S-104</w:t>
            </w:r>
            <w:r w:rsidR="00461C83">
              <w:rPr>
                <w:lang w:val="en-GB"/>
              </w:rPr>
              <w:t>)</w:t>
            </w:r>
          </w:p>
        </w:tc>
      </w:tr>
      <w:tr w:rsidR="00870790" w:rsidRPr="001B5F6E" w14:paraId="7C122CAD" w14:textId="63E43A57" w:rsidTr="0066513D">
        <w:trPr>
          <w:cantSplit/>
        </w:trPr>
        <w:tc>
          <w:tcPr>
            <w:tcW w:w="0" w:type="auto"/>
          </w:tcPr>
          <w:p w14:paraId="2D16B316" w14:textId="5B2F691B" w:rsidR="00336B36" w:rsidRPr="001B5F6E" w:rsidRDefault="002A6534" w:rsidP="00D24C0B">
            <w:pPr>
              <w:spacing w:after="120" w:line="240" w:lineRule="auto"/>
              <w:rPr>
                <w:lang w:val="en-GB"/>
              </w:rPr>
            </w:pPr>
            <w:ins w:id="357" w:author="Raphael Malyankar" w:date="2026-09-09T12:21:00Z" w16du:dateUtc="2026-09-09T19:21:00Z">
              <w:r>
                <w:rPr>
                  <w:lang w:val="en-GB"/>
                </w:rPr>
                <w:t>5</w:t>
              </w:r>
            </w:ins>
            <w:del w:id="358" w:author="Raphael Malyankar" w:date="2026-09-09T12:21:00Z" w16du:dateUtc="2026-09-09T19:21:00Z">
              <w:r w:rsidR="003F2031" w:rsidDel="002A6534">
                <w:rPr>
                  <w:lang w:val="en-GB"/>
                </w:rPr>
                <w:delText>6</w:delText>
              </w:r>
            </w:del>
          </w:p>
        </w:tc>
        <w:tc>
          <w:tcPr>
            <w:tcW w:w="0" w:type="auto"/>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0" w:type="auto"/>
          </w:tcPr>
          <w:p w14:paraId="081220A1" w14:textId="77777777" w:rsidR="00336B36" w:rsidRPr="001B5F6E" w:rsidRDefault="00336B36" w:rsidP="00D24C0B">
            <w:pPr>
              <w:spacing w:after="120" w:line="240" w:lineRule="auto"/>
              <w:rPr>
                <w:lang w:val="en-GB"/>
              </w:rPr>
            </w:pPr>
            <w:r w:rsidRPr="001B5F6E">
              <w:rPr>
                <w:lang w:val="en-GB"/>
              </w:rPr>
              <w:t>S-158:100</w:t>
            </w:r>
          </w:p>
        </w:tc>
        <w:tc>
          <w:tcPr>
            <w:tcW w:w="0" w:type="auto"/>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870790" w:rsidRPr="001B5F6E" w14:paraId="66A47952" w14:textId="02CCD374" w:rsidTr="0066513D">
        <w:trPr>
          <w:cantSplit/>
        </w:trPr>
        <w:tc>
          <w:tcPr>
            <w:tcW w:w="0" w:type="auto"/>
          </w:tcPr>
          <w:p w14:paraId="6048E8D3" w14:textId="4E5EEBAD" w:rsidR="00336B36" w:rsidRPr="001B5F6E" w:rsidRDefault="002A6534" w:rsidP="00D24C0B">
            <w:pPr>
              <w:spacing w:after="120" w:line="240" w:lineRule="auto"/>
              <w:rPr>
                <w:lang w:val="en-GB"/>
              </w:rPr>
            </w:pPr>
            <w:ins w:id="359" w:author="Raphael Malyankar" w:date="2026-09-09T12:21:00Z" w16du:dateUtc="2026-09-09T19:21:00Z">
              <w:r>
                <w:rPr>
                  <w:lang w:val="en-GB"/>
                </w:rPr>
                <w:t>6</w:t>
              </w:r>
            </w:ins>
            <w:del w:id="360" w:author="Raphael Malyankar" w:date="2026-09-09T12:21:00Z" w16du:dateUtc="2026-09-09T19:21:00Z">
              <w:r w:rsidR="003F2031" w:rsidDel="002A6534">
                <w:rPr>
                  <w:lang w:val="en-GB"/>
                </w:rPr>
                <w:delText>7</w:delText>
              </w:r>
            </w:del>
          </w:p>
        </w:tc>
        <w:tc>
          <w:tcPr>
            <w:tcW w:w="0" w:type="auto"/>
          </w:tcPr>
          <w:p w14:paraId="6818C9C8" w14:textId="4B8EAA25" w:rsidR="005C2DC6" w:rsidRPr="001B5F6E" w:rsidRDefault="00336B36" w:rsidP="00336B36">
            <w:pPr>
              <w:spacing w:after="120" w:line="240" w:lineRule="auto"/>
              <w:jc w:val="left"/>
              <w:rPr>
                <w:lang w:val="en-GB"/>
              </w:rPr>
            </w:pPr>
            <w:r w:rsidRPr="001B5F6E">
              <w:rPr>
                <w:lang w:val="en-GB"/>
              </w:rPr>
              <w:t>Product-specific checks for exchange sets</w:t>
            </w:r>
          </w:p>
        </w:tc>
        <w:tc>
          <w:tcPr>
            <w:tcW w:w="0" w:type="auto"/>
          </w:tcPr>
          <w:p w14:paraId="1A01E369" w14:textId="28AA3B8D" w:rsidR="00336B36" w:rsidRPr="001B5F6E" w:rsidRDefault="00336B36" w:rsidP="00D24C0B">
            <w:pPr>
              <w:spacing w:after="120" w:line="240" w:lineRule="auto"/>
              <w:rPr>
                <w:lang w:val="en-GB"/>
              </w:rPr>
            </w:pPr>
            <w:r w:rsidRPr="001B5F6E">
              <w:rPr>
                <w:lang w:val="en-GB"/>
              </w:rPr>
              <w:t>S-158:</w:t>
            </w:r>
            <w:r w:rsidR="00FA501A">
              <w:rPr>
                <w:lang w:val="en-GB"/>
              </w:rPr>
              <w:t>104</w:t>
            </w:r>
            <w:r w:rsidR="0066513D">
              <w:rPr>
                <w:lang w:val="en-GB"/>
              </w:rPr>
              <w:t xml:space="preserve"> checks numbered </w:t>
            </w:r>
            <w:r w:rsidR="00FA501A">
              <w:rPr>
                <w:lang w:val="en-GB"/>
              </w:rPr>
              <w:t>104</w:t>
            </w:r>
            <w:r w:rsidR="00870790">
              <w:rPr>
                <w:lang w:val="en-GB"/>
              </w:rPr>
              <w:t>_9xxx</w:t>
            </w:r>
          </w:p>
        </w:tc>
        <w:tc>
          <w:tcPr>
            <w:tcW w:w="0" w:type="auto"/>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6F6776" w:rsidRPr="001B5F6E" w14:paraId="12B0214C" w14:textId="77777777" w:rsidTr="00037247">
        <w:tblPrEx>
          <w:tblW w:w="0" w:type="auto"/>
          <w:tblPrExChange w:id="361" w:author="Raphael Malyankar" w:date="2026-09-09T12:20:00Z" w16du:dateUtc="2026-09-09T19:20:00Z">
            <w:tblPrEx>
              <w:tblW w:w="0" w:type="auto"/>
            </w:tblPrEx>
          </w:tblPrExChange>
        </w:tblPrEx>
        <w:trPr>
          <w:cantSplit/>
          <w:ins w:id="362" w:author="Raphael Malyankar" w:date="2026-08-03T00:20:00Z"/>
          <w:trPrChange w:id="363" w:author="Raphael Malyankar" w:date="2026-09-09T12:20:00Z" w16du:dateUtc="2026-09-09T19:20:00Z">
            <w:trPr>
              <w:cantSplit/>
            </w:trPr>
          </w:trPrChange>
        </w:trPr>
        <w:tc>
          <w:tcPr>
            <w:tcW w:w="0" w:type="auto"/>
            <w:tcPrChange w:id="364" w:author="Raphael Malyankar" w:date="2026-09-09T12:20:00Z" w16du:dateUtc="2026-09-09T19:20:00Z">
              <w:tcPr>
                <w:tcW w:w="0" w:type="auto"/>
              </w:tcPr>
            </w:tcPrChange>
          </w:tcPr>
          <w:p w14:paraId="312E0651" w14:textId="450D6D60" w:rsidR="006F6776" w:rsidRDefault="002A6534" w:rsidP="00D24C0B">
            <w:pPr>
              <w:spacing w:after="120" w:line="240" w:lineRule="auto"/>
              <w:rPr>
                <w:ins w:id="365" w:author="Raphael Malyankar" w:date="2026-08-03T00:20:00Z" w16du:dateUtc="2026-08-03T07:20:00Z"/>
                <w:lang w:val="en-GB"/>
              </w:rPr>
            </w:pPr>
            <w:ins w:id="366" w:author="Raphael Malyankar" w:date="2026-09-09T12:21:00Z" w16du:dateUtc="2026-09-09T19:21:00Z">
              <w:r>
                <w:rPr>
                  <w:lang w:val="en-GB"/>
                </w:rPr>
                <w:t>7</w:t>
              </w:r>
            </w:ins>
          </w:p>
        </w:tc>
        <w:tc>
          <w:tcPr>
            <w:tcW w:w="0" w:type="auto"/>
            <w:tcPrChange w:id="367" w:author="Raphael Malyankar" w:date="2026-09-09T12:20:00Z" w16du:dateUtc="2026-09-09T19:20:00Z">
              <w:tcPr>
                <w:tcW w:w="0" w:type="auto"/>
              </w:tcPr>
            </w:tcPrChange>
          </w:tcPr>
          <w:p w14:paraId="4DB52A4A" w14:textId="733D0706" w:rsidR="006F6776" w:rsidRPr="001B5F6E" w:rsidRDefault="006F6776" w:rsidP="00336B36">
            <w:pPr>
              <w:spacing w:after="120" w:line="240" w:lineRule="auto"/>
              <w:jc w:val="left"/>
              <w:rPr>
                <w:ins w:id="368" w:author="Raphael Malyankar" w:date="2026-08-03T00:20:00Z" w16du:dateUtc="2026-08-03T07:20:00Z"/>
                <w:lang w:val="en-GB"/>
              </w:rPr>
            </w:pPr>
            <w:ins w:id="369" w:author="Raphael Malyankar" w:date="2026-08-03T00:20:00Z" w16du:dateUtc="2026-08-03T07:20:00Z">
              <w:r>
                <w:rPr>
                  <w:lang w:val="en-GB"/>
                </w:rPr>
                <w:t>Miscellaneous checks</w:t>
              </w:r>
            </w:ins>
          </w:p>
        </w:tc>
        <w:tc>
          <w:tcPr>
            <w:tcW w:w="1352" w:type="dxa"/>
            <w:tcPrChange w:id="370" w:author="Raphael Malyankar" w:date="2026-09-09T12:20:00Z" w16du:dateUtc="2026-09-09T19:20:00Z">
              <w:tcPr>
                <w:tcW w:w="0" w:type="auto"/>
              </w:tcPr>
            </w:tcPrChange>
          </w:tcPr>
          <w:p w14:paraId="3A24430F" w14:textId="6ADBD782" w:rsidR="006F6776" w:rsidRPr="001B5F6E" w:rsidRDefault="006F6776" w:rsidP="00D24C0B">
            <w:pPr>
              <w:spacing w:after="120" w:line="240" w:lineRule="auto"/>
              <w:rPr>
                <w:ins w:id="371" w:author="Raphael Malyankar" w:date="2026-08-03T00:20:00Z" w16du:dateUtc="2026-08-03T07:20:00Z"/>
                <w:lang w:val="en-GB"/>
              </w:rPr>
            </w:pPr>
            <w:ins w:id="372" w:author="Raphael Malyankar" w:date="2026-08-03T00:20:00Z" w16du:dateUtc="2026-08-03T07:20:00Z">
              <w:r w:rsidRPr="006F6776">
                <w:rPr>
                  <w:lang w:val="en-GB"/>
                </w:rPr>
                <w:t>S-158:104 checks numbered 104_</w:t>
              </w:r>
              <w:r>
                <w:rPr>
                  <w:lang w:val="en-GB"/>
                </w:rPr>
                <w:t>6</w:t>
              </w:r>
              <w:r w:rsidRPr="006F6776">
                <w:rPr>
                  <w:lang w:val="en-GB"/>
                </w:rPr>
                <w:t>xxx</w:t>
              </w:r>
            </w:ins>
          </w:p>
        </w:tc>
        <w:tc>
          <w:tcPr>
            <w:tcW w:w="3711" w:type="dxa"/>
            <w:tcPrChange w:id="373" w:author="Raphael Malyankar" w:date="2026-09-09T12:20:00Z" w16du:dateUtc="2026-09-09T19:20:00Z">
              <w:tcPr>
                <w:tcW w:w="0" w:type="auto"/>
                <w:gridSpan w:val="2"/>
              </w:tcPr>
            </w:tcPrChange>
          </w:tcPr>
          <w:p w14:paraId="1C2D58B0" w14:textId="5812DFAD" w:rsidR="006F6776" w:rsidRDefault="00F83146" w:rsidP="00336B36">
            <w:pPr>
              <w:spacing w:after="120" w:line="240" w:lineRule="auto"/>
              <w:jc w:val="left"/>
              <w:rPr>
                <w:ins w:id="374" w:author="Raphael Malyankar" w:date="2026-08-03T00:20:00Z" w16du:dateUtc="2026-08-03T07:20:00Z"/>
                <w:lang w:val="en-GB"/>
              </w:rPr>
            </w:pPr>
            <w:ins w:id="375" w:author="Raphael Malyankar" w:date="2026-08-03T00:31:00Z" w16du:dateUtc="2026-08-03T07:31:00Z">
              <w:r>
                <w:rPr>
                  <w:lang w:val="en-GB"/>
                </w:rPr>
                <w:t>Sequence at discretion of developer or quality contr</w:t>
              </w:r>
            </w:ins>
            <w:ins w:id="376" w:author="Raphael Malyankar" w:date="2026-08-03T00:32:00Z" w16du:dateUtc="2026-08-03T07:32:00Z">
              <w:r>
                <w:rPr>
                  <w:lang w:val="en-GB"/>
                </w:rPr>
                <w:t>ol</w:t>
              </w:r>
            </w:ins>
          </w:p>
        </w:tc>
      </w:tr>
      <w:tr w:rsidR="00870790" w:rsidRPr="001B5F6E" w14:paraId="6C31548A" w14:textId="77777777" w:rsidTr="00037247">
        <w:tblPrEx>
          <w:tblW w:w="0" w:type="auto"/>
          <w:tblPrExChange w:id="377" w:author="Raphael Malyankar" w:date="2026-09-09T12:20:00Z" w16du:dateUtc="2026-09-09T19:20:00Z">
            <w:tblPrEx>
              <w:tblW w:w="0" w:type="auto"/>
            </w:tblPrEx>
          </w:tblPrExChange>
        </w:tblPrEx>
        <w:trPr>
          <w:cantSplit/>
          <w:trPrChange w:id="378" w:author="Raphael Malyankar" w:date="2026-09-09T12:20:00Z" w16du:dateUtc="2026-09-09T19:20:00Z">
            <w:trPr>
              <w:cantSplit/>
            </w:trPr>
          </w:trPrChange>
        </w:trPr>
        <w:tc>
          <w:tcPr>
            <w:tcW w:w="0" w:type="auto"/>
            <w:tcPrChange w:id="379" w:author="Raphael Malyankar" w:date="2026-09-09T12:20:00Z" w16du:dateUtc="2026-09-09T19:20:00Z">
              <w:tcPr>
                <w:tcW w:w="0" w:type="auto"/>
              </w:tcPr>
            </w:tcPrChange>
          </w:tcPr>
          <w:p w14:paraId="7A941CC7" w14:textId="312F0344" w:rsidR="00903054" w:rsidRDefault="002A6534" w:rsidP="00D24C0B">
            <w:pPr>
              <w:spacing w:after="120" w:line="240" w:lineRule="auto"/>
              <w:rPr>
                <w:lang w:val="en-GB"/>
              </w:rPr>
            </w:pPr>
            <w:ins w:id="380" w:author="Raphael Malyankar" w:date="2026-09-09T12:21:00Z" w16du:dateUtc="2026-09-09T19:21:00Z">
              <w:r>
                <w:rPr>
                  <w:lang w:val="en-GB"/>
                </w:rPr>
                <w:t>8</w:t>
              </w:r>
            </w:ins>
            <w:del w:id="381" w:author="Raphael Malyankar" w:date="2026-08-03T00:20:00Z" w16du:dateUtc="2026-08-03T07:20:00Z">
              <w:r w:rsidR="00903054" w:rsidDel="006F6776">
                <w:rPr>
                  <w:lang w:val="en-GB"/>
                </w:rPr>
                <w:delText>8</w:delText>
              </w:r>
            </w:del>
          </w:p>
        </w:tc>
        <w:tc>
          <w:tcPr>
            <w:tcW w:w="0" w:type="auto"/>
            <w:tcPrChange w:id="382" w:author="Raphael Malyankar" w:date="2026-09-09T12:20:00Z" w16du:dateUtc="2026-09-09T19:20:00Z">
              <w:tcPr>
                <w:tcW w:w="0" w:type="auto"/>
              </w:tcPr>
            </w:tcPrChange>
          </w:tcPr>
          <w:p w14:paraId="1F20EFE3" w14:textId="38CBE51D" w:rsidR="00903054" w:rsidRPr="001B5F6E" w:rsidRDefault="00903054" w:rsidP="00336B36">
            <w:pPr>
              <w:spacing w:after="120" w:line="240" w:lineRule="auto"/>
              <w:jc w:val="left"/>
              <w:rPr>
                <w:lang w:val="en-GB"/>
              </w:rPr>
            </w:pPr>
            <w:r>
              <w:rPr>
                <w:lang w:val="en-GB"/>
              </w:rPr>
              <w:t>Product catalogue checks</w:t>
            </w:r>
          </w:p>
        </w:tc>
        <w:tc>
          <w:tcPr>
            <w:tcW w:w="1352" w:type="dxa"/>
            <w:tcPrChange w:id="383" w:author="Raphael Malyankar" w:date="2026-09-09T12:20:00Z" w16du:dateUtc="2026-09-09T19:20:00Z">
              <w:tcPr>
                <w:tcW w:w="0" w:type="auto"/>
              </w:tcPr>
            </w:tcPrChange>
          </w:tcPr>
          <w:p w14:paraId="4D9F9907" w14:textId="36D821E3" w:rsidR="00903054" w:rsidRPr="001B5F6E" w:rsidRDefault="00903054" w:rsidP="00D24C0B">
            <w:pPr>
              <w:spacing w:after="120" w:line="240" w:lineRule="auto"/>
              <w:rPr>
                <w:lang w:val="en-GB"/>
              </w:rPr>
            </w:pPr>
            <w:r>
              <w:rPr>
                <w:lang w:val="en-GB"/>
              </w:rPr>
              <w:t>S-158:128</w:t>
            </w:r>
          </w:p>
        </w:tc>
        <w:tc>
          <w:tcPr>
            <w:tcW w:w="3711" w:type="dxa"/>
            <w:tcPrChange w:id="384" w:author="Raphael Malyankar" w:date="2026-09-09T12:20:00Z" w16du:dateUtc="2026-09-09T19:20:00Z">
              <w:tcPr>
                <w:tcW w:w="0" w:type="auto"/>
                <w:gridSpan w:val="2"/>
              </w:tcPr>
            </w:tcPrChange>
          </w:tcPr>
          <w:p w14:paraId="7EBE78E8" w14:textId="7959A1D2" w:rsidR="00903054" w:rsidRDefault="00903054" w:rsidP="00336B36">
            <w:pPr>
              <w:spacing w:after="120" w:line="240" w:lineRule="auto"/>
              <w:jc w:val="left"/>
              <w:rPr>
                <w:lang w:val="en-GB"/>
              </w:rPr>
            </w:pPr>
            <w:r>
              <w:rPr>
                <w:lang w:val="en-GB"/>
              </w:rPr>
              <w:t xml:space="preserve">S-128 datasets </w:t>
            </w:r>
            <w:r w:rsidR="009B1958">
              <w:rPr>
                <w:lang w:val="en-GB"/>
              </w:rPr>
              <w:t>describing</w:t>
            </w:r>
            <w:r>
              <w:rPr>
                <w:lang w:val="en-GB"/>
              </w:rPr>
              <w:t xml:space="preserve"> </w:t>
            </w:r>
            <w:r w:rsidR="00FD5D8C">
              <w:rPr>
                <w:lang w:val="en-GB"/>
              </w:rPr>
              <w:t>S-104</w:t>
            </w:r>
            <w:r>
              <w:rPr>
                <w:lang w:val="en-GB"/>
              </w:rPr>
              <w:t xml:space="preserve"> </w:t>
            </w:r>
            <w:r w:rsidR="009B1958">
              <w:rPr>
                <w:lang w:val="en-GB"/>
              </w:rPr>
              <w:t>datasets</w:t>
            </w:r>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Heading1"/>
        <w:rPr>
          <w:lang w:val="en-GB"/>
        </w:rPr>
      </w:pPr>
      <w:bookmarkStart w:id="385" w:name="_Ref172572049"/>
      <w:bookmarkStart w:id="386" w:name="_Toc180593550"/>
      <w:r>
        <w:rPr>
          <w:lang w:val="en-GB"/>
        </w:rPr>
        <w:t>Check Classification</w:t>
      </w:r>
      <w:bookmarkEnd w:id="385"/>
      <w:bookmarkEnd w:id="386"/>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Heading1"/>
        <w:rPr>
          <w:lang w:val="en-GB"/>
        </w:rPr>
      </w:pPr>
      <w:bookmarkStart w:id="387" w:name="_Ref172575919"/>
      <w:bookmarkStart w:id="388" w:name="_Toc180593551"/>
      <w:r>
        <w:rPr>
          <w:lang w:val="en-GB"/>
        </w:rPr>
        <w:t>Geometry and Spatial Operators</w:t>
      </w:r>
      <w:bookmarkEnd w:id="387"/>
      <w:bookmarkEnd w:id="388"/>
    </w:p>
    <w:p w14:paraId="295D30AA" w14:textId="7E515553" w:rsidR="00600EF7" w:rsidRDefault="00FD5D8C" w:rsidP="00600EF7">
      <w:pPr>
        <w:rPr>
          <w:lang w:val="en-GB"/>
        </w:rPr>
      </w:pPr>
      <w:r>
        <w:rPr>
          <w:lang w:val="en-GB"/>
        </w:rPr>
        <w:t>S-104</w:t>
      </w:r>
      <w:r w:rsidR="0089534A">
        <w:rPr>
          <w:lang w:val="en-GB"/>
        </w:rPr>
        <w:t xml:space="preserve"> Edition </w:t>
      </w:r>
      <w:r w:rsidR="00E64E9E">
        <w:rPr>
          <w:lang w:val="en-GB"/>
        </w:rPr>
        <w:t>2</w:t>
      </w:r>
      <w:r w:rsidR="0089534A">
        <w:rPr>
          <w:lang w:val="en-GB"/>
        </w:rPr>
        <w:t>.0.</w:t>
      </w:r>
      <w:ins w:id="389" w:author="Raphael Malyankar" w:date="2026-08-02T16:22:00Z" w16du:dateUtc="2026-08-02T23:22:00Z">
        <w:r w:rsidR="00962E3C">
          <w:rPr>
            <w:lang w:val="en-GB"/>
          </w:rPr>
          <w:t>1</w:t>
        </w:r>
      </w:ins>
      <w:del w:id="390" w:author="Raphael Malyankar" w:date="2026-08-02T16:22:00Z" w16du:dateUtc="2026-08-02T23:22:00Z">
        <w:r w:rsidR="0089534A" w:rsidDel="00962E3C">
          <w:rPr>
            <w:lang w:val="en-GB"/>
          </w:rPr>
          <w:delText>0</w:delText>
        </w:r>
      </w:del>
      <w:r w:rsidR="0089534A">
        <w:rPr>
          <w:lang w:val="en-GB"/>
        </w:rPr>
        <w:t xml:space="preserve"> datasets use vector geometry only for domain extent polygons. Any</w:t>
      </w:r>
      <w:r w:rsidR="00600EF7">
        <w:rPr>
          <w:lang w:val="en-GB"/>
        </w:rPr>
        <w:t xml:space="preserve"> spatial operators </w:t>
      </w:r>
      <w:r w:rsidR="0089534A">
        <w:rPr>
          <w:lang w:val="en-GB"/>
        </w:rPr>
        <w:t xml:space="preserve">mentioned in checks on domain extent polygons </w:t>
      </w:r>
      <w:r w:rsidR="00600EF7">
        <w:rPr>
          <w:lang w:val="en-GB"/>
        </w:rPr>
        <w:t>conform to the operators for vector products described in S-158.</w:t>
      </w:r>
    </w:p>
    <w:p w14:paraId="5C94D707" w14:textId="07E7ABE4" w:rsidR="00D15AE1" w:rsidRDefault="00D15AE1" w:rsidP="00D15AE1">
      <w:pPr>
        <w:tabs>
          <w:tab w:val="left" w:pos="1701"/>
        </w:tabs>
        <w:spacing w:after="120" w:line="240" w:lineRule="auto"/>
        <w:rPr>
          <w:lang w:val="en-GB"/>
        </w:rPr>
      </w:pPr>
      <w:r w:rsidRPr="00C53F21">
        <w:rPr>
          <w:lang w:val="en-GB"/>
        </w:rPr>
        <w:t xml:space="preserve">For all spatial operators </w:t>
      </w:r>
      <w:r w:rsidR="002A3B21">
        <w:rPr>
          <w:lang w:val="en-GB"/>
        </w:rPr>
        <w:t>the</w:t>
      </w:r>
      <w:r w:rsidRPr="00C53F21">
        <w:rPr>
          <w:lang w:val="en-GB"/>
        </w:rPr>
        <w:t xml:space="preserve"> default tolerance </w:t>
      </w:r>
      <w:r w:rsidR="002A3B21">
        <w:rPr>
          <w:lang w:val="en-GB"/>
        </w:rPr>
        <w:t>provided in S-158:100</w:t>
      </w:r>
      <w:r w:rsidR="00C53F21">
        <w:rPr>
          <w:lang w:val="en-GB"/>
        </w:rPr>
        <w:t xml:space="preserve"> </w:t>
      </w:r>
      <w:r w:rsidRPr="00C53F21">
        <w:rPr>
          <w:lang w:val="en-GB"/>
        </w:rPr>
        <w:t>should be applied in validation software.</w:t>
      </w:r>
    </w:p>
    <w:p w14:paraId="5EF723C0" w14:textId="08CE7948" w:rsidR="002C7023" w:rsidRDefault="002C7023" w:rsidP="002C7023">
      <w:pPr>
        <w:pStyle w:val="Heading1"/>
        <w:rPr>
          <w:lang w:val="en-GB"/>
        </w:rPr>
      </w:pPr>
      <w:bookmarkStart w:id="391" w:name="_Ref179553442"/>
      <w:bookmarkStart w:id="392" w:name="_Ref179553447"/>
      <w:bookmarkStart w:id="393" w:name="_Toc180593552"/>
      <w:r>
        <w:rPr>
          <w:lang w:val="en-GB"/>
        </w:rPr>
        <w:t>Other Components of this Specification</w:t>
      </w:r>
      <w:bookmarkEnd w:id="391"/>
      <w:bookmarkEnd w:id="392"/>
      <w:bookmarkEnd w:id="393"/>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23B95EC" w14:textId="5F8639C5" w:rsidR="002C7023" w:rsidRPr="00325845" w:rsidRDefault="002C7023" w:rsidP="001B3AAF">
      <w:pPr>
        <w:pStyle w:val="ListParagraph"/>
        <w:numPr>
          <w:ilvl w:val="0"/>
          <w:numId w:val="22"/>
        </w:numPr>
        <w:rPr>
          <w:lang w:val="en-GB"/>
        </w:rPr>
      </w:pPr>
      <w:r w:rsidRPr="00AE3D32">
        <w:rPr>
          <w:lang w:val="en-GB"/>
        </w:rPr>
        <w:t xml:space="preserve">Spreadsheet of </w:t>
      </w:r>
      <w:r w:rsidR="00FD5D8C">
        <w:rPr>
          <w:lang w:val="en-GB"/>
        </w:rPr>
        <w:t>S-104</w:t>
      </w:r>
      <w:r w:rsidRPr="00AE3D32">
        <w:rPr>
          <w:lang w:val="en-GB"/>
        </w:rPr>
        <w:t xml:space="preserve"> validation checks named </w:t>
      </w:r>
      <w:r w:rsidR="00E2341D">
        <w:rPr>
          <w:lang w:val="en-GB"/>
        </w:rPr>
        <w:t>S</w:t>
      </w:r>
      <w:ins w:id="394" w:author="Raphael Malyankar" w:date="2026-09-09T18:05:00Z" w16du:dateUtc="2026-09-10T01:05:00Z">
        <w:r w:rsidR="00E34387">
          <w:rPr>
            <w:lang w:val="en-GB"/>
          </w:rPr>
          <w:t>-</w:t>
        </w:r>
      </w:ins>
      <w:r w:rsidR="00E2341D">
        <w:rPr>
          <w:lang w:val="en-GB"/>
        </w:rPr>
        <w:t>158_</w:t>
      </w:r>
      <w:r w:rsidR="00FA501A">
        <w:rPr>
          <w:lang w:val="en-GB"/>
        </w:rPr>
        <w:t>104</w:t>
      </w:r>
      <w:r w:rsidR="00E2341D">
        <w:rPr>
          <w:lang w:val="en-GB"/>
        </w:rPr>
        <w:t>_</w:t>
      </w:r>
      <w:r w:rsidR="00E125D3">
        <w:rPr>
          <w:lang w:val="en-GB"/>
        </w:rPr>
        <w:t>1</w:t>
      </w:r>
      <w:r w:rsidR="00E2341D">
        <w:rPr>
          <w:lang w:val="en-GB"/>
        </w:rPr>
        <w:t>_</w:t>
      </w:r>
      <w:ins w:id="395" w:author="Raphael Malyankar" w:date="2026-08-02T16:22:00Z" w16du:dateUtc="2026-08-02T23:22:00Z">
        <w:r w:rsidR="00962E3C">
          <w:rPr>
            <w:lang w:val="en-GB"/>
          </w:rPr>
          <w:t>1</w:t>
        </w:r>
      </w:ins>
      <w:del w:id="396" w:author="Raphael Malyankar" w:date="2026-08-02T16:22:00Z" w16du:dateUtc="2026-08-02T23:22:00Z">
        <w:r w:rsidR="00E125D3" w:rsidDel="00962E3C">
          <w:rPr>
            <w:lang w:val="en-GB"/>
          </w:rPr>
          <w:delText>0</w:delText>
        </w:r>
      </w:del>
      <w:r w:rsidR="00E2341D">
        <w:rPr>
          <w:lang w:val="en-GB"/>
        </w:rPr>
        <w:t>_0_</w:t>
      </w:r>
      <w:r w:rsidR="00000563">
        <w:rPr>
          <w:lang w:val="en-GB"/>
        </w:rPr>
        <w:t xml:space="preserve">YYYYMMDD of the latest build date. </w:t>
      </w:r>
      <w:r w:rsidR="008860C2">
        <w:rPr>
          <w:lang w:val="en-GB"/>
        </w:rPr>
        <w:t>(</w:t>
      </w:r>
      <w:r w:rsidR="00000563">
        <w:rPr>
          <w:lang w:val="en-GB"/>
        </w:rPr>
        <w:t>The build date is the YYYYMMDD suffix in the file name.</w:t>
      </w:r>
      <w:r w:rsidR="008860C2">
        <w:rPr>
          <w:lang w:val="en-GB"/>
        </w:rPr>
        <w:t>)</w:t>
      </w:r>
    </w:p>
    <w:sectPr w:rsidR="002C7023" w:rsidRPr="00325845" w:rsidSect="00301BD2">
      <w:headerReference w:type="even" r:id="rId25"/>
      <w:headerReference w:type="default" r:id="rId26"/>
      <w:footerReference w:type="even" r:id="rId27"/>
      <w:footerReference w:type="default" r:id="rId28"/>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9" w:author="Raphael Malyankar" w:date="2026-08-02T20:30:00Z" w:initials="rmm">
    <w:p w14:paraId="51C99BEB" w14:textId="0D865591" w:rsidR="00BC278E" w:rsidRDefault="00BC278E">
      <w:pPr>
        <w:pStyle w:val="CommentText"/>
      </w:pPr>
      <w:r>
        <w:rPr>
          <w:rStyle w:val="CommentReference"/>
        </w:rPr>
        <w:annotationRef/>
      </w:r>
      <w:r>
        <w:t>Not clear at this point how this will work if some of the prerequisites are generic checks from S-158:100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99B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8F393" w16cex:dateUtc="2026-08-03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99BEB" w16cid:durableId="5108F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858B7" w14:textId="77777777" w:rsidR="002800CA" w:rsidRDefault="002800CA" w:rsidP="003B41C3">
      <w:pPr>
        <w:spacing w:line="240" w:lineRule="auto"/>
      </w:pPr>
      <w:r>
        <w:separator/>
      </w:r>
    </w:p>
  </w:endnote>
  <w:endnote w:type="continuationSeparator" w:id="0">
    <w:p w14:paraId="5B546A75" w14:textId="77777777" w:rsidR="002800CA" w:rsidRDefault="002800CA"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6B0CECF5" w:rsidR="009D0E32" w:rsidRPr="00B90C51" w:rsidRDefault="00D0397D" w:rsidP="00343120">
    <w:pPr>
      <w:pStyle w:val="Footer"/>
      <w:tabs>
        <w:tab w:val="center" w:pos="4395"/>
        <w:tab w:val="right" w:pos="8931"/>
      </w:tabs>
      <w:spacing w:after="0"/>
      <w:jc w:val="center"/>
      <w:rPr>
        <w:rFonts w:ascii="Arial" w:hAnsi="Arial" w:cs="Arial"/>
        <w:sz w:val="16"/>
      </w:rPr>
    </w:pPr>
    <w:ins w:id="152" w:author="Raphael Malyankar" w:date="2026-09-09T17:42:00Z" w16du:dateUtc="2026-09-10T00:42:00Z">
      <w:r>
        <w:rPr>
          <w:rFonts w:ascii="Arial" w:hAnsi="Arial" w:cs="Arial"/>
          <w:sz w:val="16"/>
        </w:rPr>
        <w:t>WD</w:t>
      </w:r>
    </w:ins>
    <w:del w:id="153" w:author="Raphael Malyankar" w:date="2026-09-09T17:42:00Z" w16du:dateUtc="2026-09-10T00:42:00Z">
      <w:r w:rsidR="00FD5D8C" w:rsidDel="00D0397D">
        <w:rPr>
          <w:rFonts w:ascii="Arial" w:hAnsi="Arial" w:cs="Arial"/>
          <w:sz w:val="16"/>
        </w:rPr>
        <w:delText>S</w:delText>
      </w:r>
    </w:del>
    <w:r w:rsidR="00FD5D8C">
      <w:rPr>
        <w:rFonts w:ascii="Arial" w:hAnsi="Arial" w:cs="Arial"/>
        <w:sz w:val="16"/>
      </w:rPr>
      <w:t>-158:104</w:t>
    </w:r>
    <w:r w:rsidR="009D0E32">
      <w:rPr>
        <w:rFonts w:ascii="Arial" w:hAnsi="Arial" w:cs="Arial"/>
        <w:sz w:val="16"/>
      </w:rPr>
      <w:ptab w:relativeTo="margin" w:alignment="center" w:leader="none"/>
    </w:r>
    <w:ins w:id="154" w:author="Raphael Malyankar" w:date="2026-09-09T12:18:00Z" w16du:dateUtc="2026-09-09T19:18:00Z">
      <w:r w:rsidR="002B7671">
        <w:rPr>
          <w:rFonts w:ascii="Arial" w:hAnsi="Arial" w:cs="Arial"/>
          <w:sz w:val="16"/>
        </w:rPr>
        <w:t>September</w:t>
      </w:r>
    </w:ins>
    <w:ins w:id="155" w:author="Raphael Malyankar" w:date="2026-08-02T16:18:00Z" w16du:dateUtc="2026-08-02T23:18:00Z">
      <w:r w:rsidR="00962E3C">
        <w:rPr>
          <w:rFonts w:ascii="Arial" w:hAnsi="Arial" w:cs="Arial"/>
          <w:sz w:val="16"/>
        </w:rPr>
        <w:t xml:space="preserve"> 2026</w:t>
      </w:r>
    </w:ins>
    <w:del w:id="156" w:author="Raphael Malyankar" w:date="2026-08-02T16:18:00Z" w16du:dateUtc="2026-08-02T23:18:00Z">
      <w:r w:rsidR="00424992" w:rsidDel="00962E3C">
        <w:rPr>
          <w:rFonts w:ascii="Arial" w:hAnsi="Arial" w:cs="Arial"/>
          <w:sz w:val="16"/>
        </w:rPr>
        <w:delText>Ma</w:delText>
      </w:r>
      <w:r w:rsidR="00AF47D8" w:rsidDel="00962E3C">
        <w:rPr>
          <w:rFonts w:ascii="Arial" w:hAnsi="Arial" w:cs="Arial"/>
          <w:sz w:val="16"/>
        </w:rPr>
        <w:delText>y</w:delText>
      </w:r>
      <w:r w:rsidR="002D2E7B" w:rsidDel="00962E3C">
        <w:rPr>
          <w:rFonts w:ascii="Arial" w:hAnsi="Arial" w:cs="Arial"/>
          <w:sz w:val="16"/>
        </w:rPr>
        <w:delText xml:space="preserve"> 202</w:delText>
      </w:r>
      <w:r w:rsidR="00424992" w:rsidDel="00962E3C">
        <w:rPr>
          <w:rFonts w:ascii="Arial" w:hAnsi="Arial" w:cs="Arial"/>
          <w:sz w:val="16"/>
        </w:rPr>
        <w:delText>5</w:delText>
      </w:r>
    </w:del>
    <w:r w:rsidR="009D0E32">
      <w:rPr>
        <w:rFonts w:ascii="Arial" w:hAnsi="Arial" w:cs="Arial"/>
        <w:sz w:val="16"/>
      </w:rPr>
      <w:ptab w:relativeTo="margin" w:alignment="right" w:leader="none"/>
    </w:r>
    <w:r w:rsidR="009D0E32" w:rsidRPr="00B90C51">
      <w:rPr>
        <w:rFonts w:ascii="Arial" w:hAnsi="Arial" w:cs="Arial"/>
        <w:sz w:val="16"/>
      </w:rPr>
      <w:t xml:space="preserve">Edition </w:t>
    </w:r>
    <w:r w:rsidR="000E5A7E">
      <w:rPr>
        <w:rFonts w:ascii="Arial" w:hAnsi="Arial" w:cs="Arial"/>
        <w:sz w:val="16"/>
      </w:rPr>
      <w:t>1</w:t>
    </w:r>
    <w:r w:rsidR="00723E95">
      <w:rPr>
        <w:rFonts w:ascii="Arial" w:hAnsi="Arial" w:cs="Arial"/>
        <w:sz w:val="16"/>
      </w:rPr>
      <w:t>.</w:t>
    </w:r>
    <w:ins w:id="157" w:author="Raphael Malyankar" w:date="2026-08-02T16:18:00Z" w16du:dateUtc="2026-08-02T23:18:00Z">
      <w:r w:rsidR="00962E3C">
        <w:rPr>
          <w:rFonts w:ascii="Arial" w:hAnsi="Arial" w:cs="Arial"/>
          <w:sz w:val="16"/>
        </w:rPr>
        <w:t>1</w:t>
      </w:r>
    </w:ins>
    <w:del w:id="158" w:author="Raphael Malyankar" w:date="2026-08-02T16:18:00Z" w16du:dateUtc="2026-08-02T23:18:00Z">
      <w:r w:rsidR="000E5A7E" w:rsidDel="00962E3C">
        <w:rPr>
          <w:rFonts w:ascii="Arial" w:hAnsi="Arial" w:cs="Arial"/>
          <w:sz w:val="16"/>
        </w:rPr>
        <w:delText>0</w:delText>
      </w:r>
    </w:del>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4AFE3C6D" w:rsidR="009D0E32" w:rsidRPr="00B90C51" w:rsidRDefault="00D0397D" w:rsidP="00B943EE">
    <w:pPr>
      <w:pStyle w:val="Footer"/>
      <w:tabs>
        <w:tab w:val="center" w:pos="4395"/>
        <w:tab w:val="right" w:pos="8931"/>
      </w:tabs>
      <w:spacing w:after="0"/>
      <w:jc w:val="center"/>
      <w:rPr>
        <w:rFonts w:ascii="Arial" w:hAnsi="Arial" w:cs="Arial"/>
        <w:sz w:val="16"/>
      </w:rPr>
    </w:pPr>
    <w:ins w:id="159" w:author="Raphael Malyankar" w:date="2026-09-09T17:42:00Z" w16du:dateUtc="2026-09-10T00:42:00Z">
      <w:r>
        <w:rPr>
          <w:rFonts w:ascii="Arial" w:hAnsi="Arial" w:cs="Arial"/>
          <w:sz w:val="16"/>
        </w:rPr>
        <w:t>WD</w:t>
      </w:r>
    </w:ins>
    <w:del w:id="160" w:author="Raphael Malyankar" w:date="2026-09-09T17:42:00Z" w16du:dateUtc="2026-09-10T00:42:00Z">
      <w:r w:rsidR="00FD5D8C" w:rsidDel="00D0397D">
        <w:rPr>
          <w:rFonts w:ascii="Arial" w:hAnsi="Arial" w:cs="Arial"/>
          <w:sz w:val="16"/>
        </w:rPr>
        <w:delText>S</w:delText>
      </w:r>
    </w:del>
    <w:r w:rsidR="00FD5D8C">
      <w:rPr>
        <w:rFonts w:ascii="Arial" w:hAnsi="Arial" w:cs="Arial"/>
        <w:sz w:val="16"/>
      </w:rPr>
      <w:t>-158:104</w:t>
    </w:r>
    <w:r w:rsidR="009D0E32">
      <w:rPr>
        <w:rFonts w:ascii="Arial" w:hAnsi="Arial" w:cs="Arial"/>
        <w:sz w:val="16"/>
      </w:rPr>
      <w:ptab w:relativeTo="margin" w:alignment="center" w:leader="none"/>
    </w:r>
    <w:ins w:id="161" w:author="Raphael Malyankar" w:date="2026-09-09T12:18:00Z" w16du:dateUtc="2026-09-09T19:18:00Z">
      <w:r w:rsidR="002B7671">
        <w:rPr>
          <w:rFonts w:ascii="Arial" w:hAnsi="Arial" w:cs="Arial"/>
          <w:sz w:val="16"/>
        </w:rPr>
        <w:t>September</w:t>
      </w:r>
    </w:ins>
    <w:ins w:id="162" w:author="Raphael Malyankar" w:date="2026-08-02T16:18:00Z" w16du:dateUtc="2026-08-02T23:18:00Z">
      <w:r w:rsidR="00962E3C">
        <w:rPr>
          <w:rFonts w:ascii="Arial" w:hAnsi="Arial" w:cs="Arial"/>
          <w:sz w:val="16"/>
        </w:rPr>
        <w:t xml:space="preserve"> 2026</w:t>
      </w:r>
    </w:ins>
    <w:del w:id="163" w:author="Raphael Malyankar" w:date="2026-08-02T16:18:00Z" w16du:dateUtc="2026-08-02T23:18:00Z">
      <w:r w:rsidR="00117985" w:rsidDel="00962E3C">
        <w:rPr>
          <w:rFonts w:ascii="Arial" w:hAnsi="Arial" w:cs="Arial"/>
          <w:sz w:val="16"/>
        </w:rPr>
        <w:delText>Ma</w:delText>
      </w:r>
      <w:r w:rsidR="005439D8" w:rsidDel="00962E3C">
        <w:rPr>
          <w:rFonts w:ascii="Arial" w:hAnsi="Arial" w:cs="Arial"/>
          <w:sz w:val="16"/>
        </w:rPr>
        <w:delText>y</w:delText>
      </w:r>
      <w:r w:rsidR="009D0E32" w:rsidDel="00962E3C">
        <w:rPr>
          <w:rFonts w:ascii="Arial" w:hAnsi="Arial" w:cs="Arial"/>
          <w:sz w:val="16"/>
        </w:rPr>
        <w:delText xml:space="preserve"> 202</w:delText>
      </w:r>
      <w:r w:rsidR="00117985" w:rsidDel="00962E3C">
        <w:rPr>
          <w:rFonts w:ascii="Arial" w:hAnsi="Arial" w:cs="Arial"/>
          <w:sz w:val="16"/>
        </w:rPr>
        <w:delText>5</w:delText>
      </w:r>
    </w:del>
    <w:r w:rsidR="009D0E32">
      <w:rPr>
        <w:rFonts w:ascii="Arial" w:hAnsi="Arial" w:cs="Arial"/>
        <w:sz w:val="16"/>
      </w:rPr>
      <w:ptab w:relativeTo="margin" w:alignment="right" w:leader="none"/>
    </w:r>
    <w:r w:rsidR="009D0E32" w:rsidRPr="00B90C51">
      <w:rPr>
        <w:rFonts w:ascii="Arial" w:hAnsi="Arial" w:cs="Arial"/>
        <w:sz w:val="16"/>
      </w:rPr>
      <w:t xml:space="preserve">Edition </w:t>
    </w:r>
    <w:r w:rsidR="00117985">
      <w:rPr>
        <w:rFonts w:ascii="Arial" w:hAnsi="Arial" w:cs="Arial"/>
        <w:sz w:val="16"/>
      </w:rPr>
      <w:t>1</w:t>
    </w:r>
    <w:r w:rsidR="00723E95">
      <w:rPr>
        <w:rFonts w:ascii="Arial" w:hAnsi="Arial" w:cs="Arial"/>
        <w:sz w:val="16"/>
      </w:rPr>
      <w:t>.</w:t>
    </w:r>
    <w:ins w:id="164" w:author="Raphael Malyankar" w:date="2026-08-02T16:18:00Z" w16du:dateUtc="2026-08-02T23:18:00Z">
      <w:r w:rsidR="00962E3C">
        <w:rPr>
          <w:rFonts w:ascii="Arial" w:hAnsi="Arial" w:cs="Arial"/>
          <w:sz w:val="16"/>
        </w:rPr>
        <w:t>1</w:t>
      </w:r>
    </w:ins>
    <w:del w:id="165" w:author="Raphael Malyankar" w:date="2026-08-02T16:18:00Z" w16du:dateUtc="2026-08-02T23:18:00Z">
      <w:r w:rsidR="00117985" w:rsidDel="00962E3C">
        <w:rPr>
          <w:rFonts w:ascii="Arial" w:hAnsi="Arial" w:cs="Arial"/>
          <w:sz w:val="16"/>
        </w:rPr>
        <w:delText>0</w:delText>
      </w:r>
    </w:del>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619A555A" w:rsidR="009D0E32" w:rsidRPr="003C4461" w:rsidRDefault="00E100C3" w:rsidP="00E04BD2">
    <w:pPr>
      <w:tabs>
        <w:tab w:val="center" w:pos="4536"/>
        <w:tab w:val="right" w:pos="9072"/>
      </w:tabs>
      <w:spacing w:after="0" w:line="220" w:lineRule="exact"/>
      <w:rPr>
        <w:rFonts w:cs="Arial"/>
        <w:sz w:val="16"/>
      </w:rPr>
    </w:pPr>
    <w:ins w:id="397" w:author="Raphael Malyankar" w:date="2026-09-09T12:17:00Z" w16du:dateUtc="2026-09-09T19:17:00Z">
      <w:r>
        <w:rPr>
          <w:rFonts w:cs="Arial"/>
          <w:sz w:val="16"/>
        </w:rPr>
        <w:t>WD</w:t>
      </w:r>
    </w:ins>
    <w:del w:id="398" w:author="Raphael Malyankar" w:date="2026-09-09T12:17:00Z" w16du:dateUtc="2026-09-09T19:17:00Z">
      <w:r w:rsidR="00FD5D8C" w:rsidDel="00E100C3">
        <w:rPr>
          <w:rFonts w:cs="Arial"/>
          <w:sz w:val="16"/>
        </w:rPr>
        <w:delText>S</w:delText>
      </w:r>
    </w:del>
    <w:r w:rsidR="00FD5D8C">
      <w:rPr>
        <w:rFonts w:cs="Arial"/>
        <w:sz w:val="16"/>
      </w:rPr>
      <w:t>-158:104</w:t>
    </w:r>
    <w:r w:rsidR="009D0E32" w:rsidRPr="003C4461">
      <w:rPr>
        <w:rFonts w:cs="Arial"/>
        <w:sz w:val="16"/>
      </w:rPr>
      <w:tab/>
    </w:r>
    <w:ins w:id="399" w:author="Raphael Malyankar" w:date="2026-09-09T12:17:00Z" w16du:dateUtc="2026-09-09T19:17:00Z">
      <w:r>
        <w:rPr>
          <w:rFonts w:cs="Arial"/>
          <w:sz w:val="16"/>
        </w:rPr>
        <w:t>September</w:t>
      </w:r>
    </w:ins>
    <w:ins w:id="400" w:author="Raphael Malyankar" w:date="2026-08-02T16:19:00Z" w16du:dateUtc="2026-08-02T23:19:00Z">
      <w:r w:rsidR="00962E3C">
        <w:rPr>
          <w:rFonts w:cs="Arial"/>
          <w:sz w:val="16"/>
        </w:rPr>
        <w:t xml:space="preserve"> 2026</w:t>
      </w:r>
    </w:ins>
    <w:del w:id="401" w:author="Raphael Malyankar" w:date="2026-08-02T16:19:00Z" w16du:dateUtc="2026-08-02T23:19:00Z">
      <w:r w:rsidR="00117985" w:rsidDel="00962E3C">
        <w:rPr>
          <w:rFonts w:cs="Arial"/>
          <w:sz w:val="16"/>
        </w:rPr>
        <w:delText>M</w:delText>
      </w:r>
    </w:del>
    <w:del w:id="402" w:author="Raphael Malyankar" w:date="2026-08-02T16:18:00Z" w16du:dateUtc="2026-08-02T23:18:00Z">
      <w:r w:rsidR="00117985" w:rsidDel="00962E3C">
        <w:rPr>
          <w:rFonts w:cs="Arial"/>
          <w:sz w:val="16"/>
        </w:rPr>
        <w:delText>a</w:delText>
      </w:r>
      <w:r w:rsidR="005439D8" w:rsidDel="00962E3C">
        <w:rPr>
          <w:rFonts w:cs="Arial"/>
          <w:sz w:val="16"/>
        </w:rPr>
        <w:delText>y</w:delText>
      </w:r>
      <w:r w:rsidR="001B3AAF" w:rsidDel="00962E3C">
        <w:rPr>
          <w:rFonts w:cs="Arial"/>
          <w:sz w:val="16"/>
        </w:rPr>
        <w:delText xml:space="preserve"> </w:delText>
      </w:r>
      <w:r w:rsidR="002D2E7B" w:rsidDel="00962E3C">
        <w:rPr>
          <w:rFonts w:cs="Arial"/>
          <w:sz w:val="16"/>
        </w:rPr>
        <w:delText>202</w:delText>
      </w:r>
      <w:r w:rsidR="00117985" w:rsidDel="00962E3C">
        <w:rPr>
          <w:rFonts w:cs="Arial"/>
          <w:sz w:val="16"/>
        </w:rPr>
        <w:delText>5</w:delText>
      </w:r>
    </w:del>
    <w:r w:rsidR="009D0E32" w:rsidRPr="003C4461">
      <w:rPr>
        <w:rFonts w:cs="Arial"/>
        <w:sz w:val="16"/>
      </w:rPr>
      <w:tab/>
      <w:t xml:space="preserve">Edition </w:t>
    </w:r>
    <w:r w:rsidR="00117985">
      <w:rPr>
        <w:rFonts w:cs="Arial"/>
        <w:sz w:val="16"/>
      </w:rPr>
      <w:t>1</w:t>
    </w:r>
    <w:r w:rsidR="00723E95">
      <w:rPr>
        <w:rFonts w:cs="Arial"/>
        <w:sz w:val="16"/>
      </w:rPr>
      <w:t>.</w:t>
    </w:r>
    <w:ins w:id="403" w:author="Raphael Malyankar" w:date="2026-08-02T16:19:00Z" w16du:dateUtc="2026-08-02T23:19:00Z">
      <w:r w:rsidR="00962E3C">
        <w:rPr>
          <w:rFonts w:cs="Arial"/>
          <w:sz w:val="16"/>
        </w:rPr>
        <w:t>1</w:t>
      </w:r>
    </w:ins>
    <w:del w:id="404" w:author="Raphael Malyankar" w:date="2026-08-02T16:19:00Z" w16du:dateUtc="2026-08-02T23:19:00Z">
      <w:r w:rsidR="00117985" w:rsidDel="00962E3C">
        <w:rPr>
          <w:rFonts w:cs="Arial"/>
          <w:sz w:val="16"/>
        </w:rPr>
        <w:delText>0</w:delText>
      </w:r>
    </w:del>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38E5DA63" w:rsidR="009D0E32" w:rsidRPr="004115CF" w:rsidRDefault="00D0397D" w:rsidP="00E04BD2">
    <w:pPr>
      <w:tabs>
        <w:tab w:val="center" w:pos="4536"/>
        <w:tab w:val="right" w:pos="9072"/>
      </w:tabs>
      <w:spacing w:after="0" w:line="220" w:lineRule="exact"/>
      <w:rPr>
        <w:rFonts w:cs="Arial"/>
        <w:sz w:val="16"/>
      </w:rPr>
    </w:pPr>
    <w:ins w:id="405" w:author="Raphael Malyankar" w:date="2026-09-09T17:42:00Z" w16du:dateUtc="2026-09-10T00:42:00Z">
      <w:r>
        <w:rPr>
          <w:rFonts w:cs="Arial"/>
          <w:sz w:val="16"/>
        </w:rPr>
        <w:t>WD</w:t>
      </w:r>
    </w:ins>
    <w:del w:id="406" w:author="Raphael Malyankar" w:date="2026-09-09T17:42:00Z" w16du:dateUtc="2026-09-10T00:42:00Z">
      <w:r w:rsidR="00FD5D8C" w:rsidDel="00D0397D">
        <w:rPr>
          <w:rFonts w:cs="Arial"/>
          <w:sz w:val="16"/>
        </w:rPr>
        <w:delText>S</w:delText>
      </w:r>
    </w:del>
    <w:r w:rsidR="00FD5D8C">
      <w:rPr>
        <w:rFonts w:cs="Arial"/>
        <w:sz w:val="16"/>
      </w:rPr>
      <w:t>-158:104</w:t>
    </w:r>
    <w:r w:rsidR="009D0E32" w:rsidRPr="004115CF">
      <w:rPr>
        <w:rFonts w:cs="Arial"/>
        <w:sz w:val="16"/>
      </w:rPr>
      <w:tab/>
    </w:r>
    <w:ins w:id="407" w:author="Raphael Malyankar" w:date="2026-09-09T17:42:00Z" w16du:dateUtc="2026-09-10T00:42:00Z">
      <w:r>
        <w:rPr>
          <w:rFonts w:cs="Arial"/>
          <w:sz w:val="16"/>
        </w:rPr>
        <w:t>September</w:t>
      </w:r>
    </w:ins>
    <w:ins w:id="408" w:author="Raphael Malyankar" w:date="2026-08-02T16:18:00Z" w16du:dateUtc="2026-08-02T23:18:00Z">
      <w:r w:rsidR="00962E3C">
        <w:rPr>
          <w:rFonts w:cs="Arial"/>
          <w:sz w:val="16"/>
        </w:rPr>
        <w:t xml:space="preserve"> 2026</w:t>
      </w:r>
    </w:ins>
    <w:del w:id="409" w:author="Raphael Malyankar" w:date="2026-08-02T16:18:00Z" w16du:dateUtc="2026-08-02T23:18:00Z">
      <w:r w:rsidR="00117985" w:rsidDel="00962E3C">
        <w:rPr>
          <w:rFonts w:cs="Arial"/>
          <w:sz w:val="16"/>
        </w:rPr>
        <w:delText>Ma</w:delText>
      </w:r>
      <w:r w:rsidR="005439D8" w:rsidDel="00962E3C">
        <w:rPr>
          <w:rFonts w:cs="Arial"/>
          <w:sz w:val="16"/>
        </w:rPr>
        <w:delText>y</w:delText>
      </w:r>
      <w:r w:rsidR="001B3AAF" w:rsidDel="00962E3C">
        <w:rPr>
          <w:rFonts w:cs="Arial"/>
          <w:sz w:val="16"/>
        </w:rPr>
        <w:delText xml:space="preserve"> </w:delText>
      </w:r>
      <w:r w:rsidR="002D2E7B" w:rsidDel="00962E3C">
        <w:rPr>
          <w:rFonts w:cs="Arial"/>
          <w:sz w:val="16"/>
        </w:rPr>
        <w:delText>202</w:delText>
      </w:r>
      <w:r w:rsidR="00117985" w:rsidDel="00962E3C">
        <w:rPr>
          <w:rFonts w:cs="Arial"/>
          <w:sz w:val="16"/>
        </w:rPr>
        <w:delText>5</w:delText>
      </w:r>
    </w:del>
    <w:r w:rsidR="009D0E32" w:rsidRPr="004115CF">
      <w:rPr>
        <w:rFonts w:cs="Arial"/>
        <w:sz w:val="16"/>
      </w:rPr>
      <w:tab/>
      <w:t xml:space="preserve">Edition </w:t>
    </w:r>
    <w:r w:rsidR="00117985">
      <w:rPr>
        <w:rFonts w:cs="Arial"/>
        <w:sz w:val="16"/>
      </w:rPr>
      <w:t>1</w:t>
    </w:r>
    <w:r w:rsidR="00723E95">
      <w:rPr>
        <w:rFonts w:cs="Arial"/>
        <w:sz w:val="16"/>
      </w:rPr>
      <w:t>.</w:t>
    </w:r>
    <w:ins w:id="410" w:author="Raphael Malyankar" w:date="2026-08-02T16:18:00Z" w16du:dateUtc="2026-08-02T23:18:00Z">
      <w:r w:rsidR="00962E3C">
        <w:rPr>
          <w:rFonts w:cs="Arial"/>
          <w:sz w:val="16"/>
        </w:rPr>
        <w:t>1</w:t>
      </w:r>
    </w:ins>
    <w:del w:id="411" w:author="Raphael Malyankar" w:date="2026-08-02T16:18:00Z" w16du:dateUtc="2026-08-02T23:18:00Z">
      <w:r w:rsidR="00117985" w:rsidDel="00962E3C">
        <w:rPr>
          <w:rFonts w:cs="Arial"/>
          <w:sz w:val="16"/>
        </w:rPr>
        <w:delText>0</w:delText>
      </w:r>
    </w:del>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57323" w14:textId="77777777" w:rsidR="002800CA" w:rsidRDefault="002800CA" w:rsidP="003B41C3">
      <w:pPr>
        <w:spacing w:line="240" w:lineRule="auto"/>
      </w:pPr>
      <w:r>
        <w:separator/>
      </w:r>
    </w:p>
  </w:footnote>
  <w:footnote w:type="continuationSeparator" w:id="0">
    <w:p w14:paraId="387C07CD" w14:textId="77777777" w:rsidR="002800CA" w:rsidRDefault="002800CA"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3004C859"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C70659">
      <w:rPr>
        <w:rFonts w:eastAsia="Times New Roman" w:cs="Arial"/>
        <w:sz w:val="16"/>
        <w:szCs w:val="16"/>
        <w:lang w:val="en-US" w:eastAsia="en-US"/>
      </w:rPr>
      <w:t xml:space="preserve">WATLVL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4286CAFC"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950599">
      <w:rPr>
        <w:rStyle w:val="PageNumber"/>
        <w:sz w:val="16"/>
        <w:szCs w:val="16"/>
        <w:lang w:val="en-US"/>
      </w:rPr>
      <w:t>WATLVL</w:t>
    </w:r>
    <w:r w:rsidR="00DA1A11">
      <w:rPr>
        <w:rStyle w:val="PageNumber"/>
        <w:sz w:val="16"/>
        <w:szCs w:val="16"/>
        <w:lang w:val="en-US"/>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4825F86B"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950599">
      <w:rPr>
        <w:rFonts w:eastAsia="Times New Roman" w:cs="Arial"/>
        <w:sz w:val="16"/>
        <w:szCs w:val="16"/>
        <w:lang w:val="en-US" w:eastAsia="en-US"/>
      </w:rPr>
      <w:t>WATLVL</w:t>
    </w:r>
    <w:r w:rsidR="00A61EE2">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73B7F6A9"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950599">
      <w:rPr>
        <w:rStyle w:val="PageNumber"/>
        <w:sz w:val="16"/>
        <w:szCs w:val="16"/>
      </w:rPr>
      <w:t>WATLVL</w:t>
    </w:r>
    <w:r w:rsidR="00DA1A11">
      <w:rPr>
        <w:rStyle w:val="PageNumber"/>
        <w:sz w:val="16"/>
        <w:szCs w:val="16"/>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2"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829250752">
    <w:abstractNumId w:val="8"/>
  </w:num>
  <w:num w:numId="2" w16cid:durableId="267590215">
    <w:abstractNumId w:val="24"/>
  </w:num>
  <w:num w:numId="3" w16cid:durableId="925915467">
    <w:abstractNumId w:val="19"/>
  </w:num>
  <w:num w:numId="4" w16cid:durableId="668411993">
    <w:abstractNumId w:val="10"/>
  </w:num>
  <w:num w:numId="5" w16cid:durableId="1546138821">
    <w:abstractNumId w:val="7"/>
  </w:num>
  <w:num w:numId="6" w16cid:durableId="1249733446">
    <w:abstractNumId w:val="17"/>
  </w:num>
  <w:num w:numId="7" w16cid:durableId="447430000">
    <w:abstractNumId w:val="11"/>
  </w:num>
  <w:num w:numId="8" w16cid:durableId="716467845">
    <w:abstractNumId w:val="18"/>
  </w:num>
  <w:num w:numId="9" w16cid:durableId="460461864">
    <w:abstractNumId w:val="20"/>
  </w:num>
  <w:num w:numId="10" w16cid:durableId="1927567906">
    <w:abstractNumId w:val="21"/>
  </w:num>
  <w:num w:numId="11" w16cid:durableId="1614939767">
    <w:abstractNumId w:val="14"/>
  </w:num>
  <w:num w:numId="12" w16cid:durableId="478153758">
    <w:abstractNumId w:val="6"/>
  </w:num>
  <w:num w:numId="13" w16cid:durableId="1740395676">
    <w:abstractNumId w:val="22"/>
  </w:num>
  <w:num w:numId="14" w16cid:durableId="539241849">
    <w:abstractNumId w:val="9"/>
  </w:num>
  <w:num w:numId="15" w16cid:durableId="126703545">
    <w:abstractNumId w:val="5"/>
  </w:num>
  <w:num w:numId="16" w16cid:durableId="1129320462">
    <w:abstractNumId w:val="12"/>
  </w:num>
  <w:num w:numId="17" w16cid:durableId="1250310117">
    <w:abstractNumId w:val="4"/>
  </w:num>
  <w:num w:numId="18" w16cid:durableId="271205193">
    <w:abstractNumId w:val="3"/>
  </w:num>
  <w:num w:numId="19" w16cid:durableId="194080322">
    <w:abstractNumId w:val="2"/>
  </w:num>
  <w:num w:numId="20" w16cid:durableId="2086224909">
    <w:abstractNumId w:val="1"/>
  </w:num>
  <w:num w:numId="21" w16cid:durableId="297733362">
    <w:abstractNumId w:val="0"/>
  </w:num>
  <w:num w:numId="22" w16cid:durableId="1758746562">
    <w:abstractNumId w:val="16"/>
  </w:num>
  <w:num w:numId="23" w16cid:durableId="432213049">
    <w:abstractNumId w:val="1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386"/>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247"/>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4492"/>
    <w:rsid w:val="00054C19"/>
    <w:rsid w:val="00054F5D"/>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186"/>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D42"/>
    <w:rsid w:val="00090D73"/>
    <w:rsid w:val="0009103C"/>
    <w:rsid w:val="000916E9"/>
    <w:rsid w:val="00091EED"/>
    <w:rsid w:val="00092B5D"/>
    <w:rsid w:val="00092B8C"/>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5081"/>
    <w:rsid w:val="000A5420"/>
    <w:rsid w:val="000A5CFF"/>
    <w:rsid w:val="000A5DEC"/>
    <w:rsid w:val="000A5EAC"/>
    <w:rsid w:val="000A603D"/>
    <w:rsid w:val="000A6379"/>
    <w:rsid w:val="000A76E1"/>
    <w:rsid w:val="000A7CB8"/>
    <w:rsid w:val="000B054A"/>
    <w:rsid w:val="000B0610"/>
    <w:rsid w:val="000B072A"/>
    <w:rsid w:val="000B08E4"/>
    <w:rsid w:val="000B1008"/>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83B"/>
    <w:rsid w:val="000C7A11"/>
    <w:rsid w:val="000C7C65"/>
    <w:rsid w:val="000C7EED"/>
    <w:rsid w:val="000D0CD9"/>
    <w:rsid w:val="000D1250"/>
    <w:rsid w:val="000D1551"/>
    <w:rsid w:val="000D15D0"/>
    <w:rsid w:val="000D1B04"/>
    <w:rsid w:val="000D1CD2"/>
    <w:rsid w:val="000D1F24"/>
    <w:rsid w:val="000D2104"/>
    <w:rsid w:val="000D21C7"/>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5A7E"/>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985"/>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6E30"/>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5A0"/>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73E"/>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3AAF"/>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46F2"/>
    <w:rsid w:val="00225874"/>
    <w:rsid w:val="002264BE"/>
    <w:rsid w:val="00226661"/>
    <w:rsid w:val="00226A70"/>
    <w:rsid w:val="00226C7F"/>
    <w:rsid w:val="00227637"/>
    <w:rsid w:val="00227ACD"/>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944"/>
    <w:rsid w:val="00256F19"/>
    <w:rsid w:val="00257BEF"/>
    <w:rsid w:val="00260558"/>
    <w:rsid w:val="002606A0"/>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0CA"/>
    <w:rsid w:val="00280B32"/>
    <w:rsid w:val="00280D77"/>
    <w:rsid w:val="00280E15"/>
    <w:rsid w:val="00282037"/>
    <w:rsid w:val="00282124"/>
    <w:rsid w:val="002824CE"/>
    <w:rsid w:val="00282A54"/>
    <w:rsid w:val="00282D97"/>
    <w:rsid w:val="002846F7"/>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9D7"/>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B21"/>
    <w:rsid w:val="002A3CD0"/>
    <w:rsid w:val="002A513E"/>
    <w:rsid w:val="002A5590"/>
    <w:rsid w:val="002A57B1"/>
    <w:rsid w:val="002A5F59"/>
    <w:rsid w:val="002A61C4"/>
    <w:rsid w:val="002A6366"/>
    <w:rsid w:val="002A6534"/>
    <w:rsid w:val="002A6702"/>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1"/>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845"/>
    <w:rsid w:val="00325C6E"/>
    <w:rsid w:val="003271AC"/>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6B13"/>
    <w:rsid w:val="00357142"/>
    <w:rsid w:val="003577BC"/>
    <w:rsid w:val="0035790A"/>
    <w:rsid w:val="00357C7E"/>
    <w:rsid w:val="00360695"/>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4FBB"/>
    <w:rsid w:val="003D5D8F"/>
    <w:rsid w:val="003D5DF0"/>
    <w:rsid w:val="003D5FF4"/>
    <w:rsid w:val="003D60D0"/>
    <w:rsid w:val="003D61C7"/>
    <w:rsid w:val="003D6E30"/>
    <w:rsid w:val="003E0052"/>
    <w:rsid w:val="003E03BA"/>
    <w:rsid w:val="003E0544"/>
    <w:rsid w:val="003E08EE"/>
    <w:rsid w:val="003E104E"/>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7B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7467"/>
    <w:rsid w:val="00417A63"/>
    <w:rsid w:val="00417C81"/>
    <w:rsid w:val="00417D52"/>
    <w:rsid w:val="00420663"/>
    <w:rsid w:val="00420793"/>
    <w:rsid w:val="00420B54"/>
    <w:rsid w:val="0042157C"/>
    <w:rsid w:val="004215DF"/>
    <w:rsid w:val="00421B45"/>
    <w:rsid w:val="00421E01"/>
    <w:rsid w:val="00422045"/>
    <w:rsid w:val="004223EC"/>
    <w:rsid w:val="004227DA"/>
    <w:rsid w:val="0042286E"/>
    <w:rsid w:val="00422A67"/>
    <w:rsid w:val="004231E8"/>
    <w:rsid w:val="00423EF0"/>
    <w:rsid w:val="00424200"/>
    <w:rsid w:val="00424519"/>
    <w:rsid w:val="00424992"/>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8E8"/>
    <w:rsid w:val="0047094F"/>
    <w:rsid w:val="004722CC"/>
    <w:rsid w:val="00473949"/>
    <w:rsid w:val="00474BE2"/>
    <w:rsid w:val="00474D29"/>
    <w:rsid w:val="00475A26"/>
    <w:rsid w:val="00475A39"/>
    <w:rsid w:val="00475EEC"/>
    <w:rsid w:val="004761E1"/>
    <w:rsid w:val="00476DAE"/>
    <w:rsid w:val="00477CD9"/>
    <w:rsid w:val="0048017D"/>
    <w:rsid w:val="004805CD"/>
    <w:rsid w:val="00481350"/>
    <w:rsid w:val="0048147E"/>
    <w:rsid w:val="00481912"/>
    <w:rsid w:val="00481A19"/>
    <w:rsid w:val="00481BAB"/>
    <w:rsid w:val="004821B3"/>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759"/>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51D"/>
    <w:rsid w:val="004B3BD5"/>
    <w:rsid w:val="004B4056"/>
    <w:rsid w:val="004B41A1"/>
    <w:rsid w:val="004B4930"/>
    <w:rsid w:val="004B5198"/>
    <w:rsid w:val="004B5337"/>
    <w:rsid w:val="004B5915"/>
    <w:rsid w:val="004B623F"/>
    <w:rsid w:val="004B62E4"/>
    <w:rsid w:val="004B642A"/>
    <w:rsid w:val="004B65D0"/>
    <w:rsid w:val="004B67EE"/>
    <w:rsid w:val="004B6CCC"/>
    <w:rsid w:val="004B7A7A"/>
    <w:rsid w:val="004C02D6"/>
    <w:rsid w:val="004C05D8"/>
    <w:rsid w:val="004C1D27"/>
    <w:rsid w:val="004C284D"/>
    <w:rsid w:val="004C3566"/>
    <w:rsid w:val="004C38F3"/>
    <w:rsid w:val="004C4726"/>
    <w:rsid w:val="004C4A28"/>
    <w:rsid w:val="004C4E75"/>
    <w:rsid w:val="004C4F1D"/>
    <w:rsid w:val="004C54AC"/>
    <w:rsid w:val="004C5D09"/>
    <w:rsid w:val="004C5D2F"/>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4D00"/>
    <w:rsid w:val="004F52BA"/>
    <w:rsid w:val="004F54C5"/>
    <w:rsid w:val="004F562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B76"/>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1E52"/>
    <w:rsid w:val="005438E9"/>
    <w:rsid w:val="005439D8"/>
    <w:rsid w:val="00543B17"/>
    <w:rsid w:val="00543BD7"/>
    <w:rsid w:val="005442C2"/>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AFA"/>
    <w:rsid w:val="00577B77"/>
    <w:rsid w:val="0058098E"/>
    <w:rsid w:val="00580C01"/>
    <w:rsid w:val="00581231"/>
    <w:rsid w:val="005820EC"/>
    <w:rsid w:val="00582D3F"/>
    <w:rsid w:val="00583ED8"/>
    <w:rsid w:val="005852C1"/>
    <w:rsid w:val="00585D07"/>
    <w:rsid w:val="00585F3F"/>
    <w:rsid w:val="00586405"/>
    <w:rsid w:val="0058696C"/>
    <w:rsid w:val="00586BD9"/>
    <w:rsid w:val="00586DCB"/>
    <w:rsid w:val="00586DE8"/>
    <w:rsid w:val="0058742B"/>
    <w:rsid w:val="00587758"/>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3DFB"/>
    <w:rsid w:val="005C528E"/>
    <w:rsid w:val="005C621D"/>
    <w:rsid w:val="005C6712"/>
    <w:rsid w:val="005C6D04"/>
    <w:rsid w:val="005C719E"/>
    <w:rsid w:val="005C7A76"/>
    <w:rsid w:val="005C7BCE"/>
    <w:rsid w:val="005D0D38"/>
    <w:rsid w:val="005D1037"/>
    <w:rsid w:val="005D13CA"/>
    <w:rsid w:val="005D1885"/>
    <w:rsid w:val="005D36BC"/>
    <w:rsid w:val="005D4396"/>
    <w:rsid w:val="005D4DA5"/>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4B4"/>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046"/>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2E5"/>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1D6"/>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843"/>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63"/>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0E72"/>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49DF"/>
    <w:rsid w:val="006C4B8B"/>
    <w:rsid w:val="006C5866"/>
    <w:rsid w:val="006C6178"/>
    <w:rsid w:val="006C645E"/>
    <w:rsid w:val="006C6B3F"/>
    <w:rsid w:val="006C6C1F"/>
    <w:rsid w:val="006D0518"/>
    <w:rsid w:val="006D06A3"/>
    <w:rsid w:val="006D0C7A"/>
    <w:rsid w:val="006D1487"/>
    <w:rsid w:val="006D2074"/>
    <w:rsid w:val="006D32EE"/>
    <w:rsid w:val="006D3393"/>
    <w:rsid w:val="006D429E"/>
    <w:rsid w:val="006D4FF1"/>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776"/>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BD8"/>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5D5D"/>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56DE"/>
    <w:rsid w:val="00785B12"/>
    <w:rsid w:val="00786A0A"/>
    <w:rsid w:val="00787831"/>
    <w:rsid w:val="00787965"/>
    <w:rsid w:val="00790234"/>
    <w:rsid w:val="007906A9"/>
    <w:rsid w:val="007908BA"/>
    <w:rsid w:val="007908C7"/>
    <w:rsid w:val="00790EE5"/>
    <w:rsid w:val="00791080"/>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6C84"/>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4ED3"/>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717"/>
    <w:rsid w:val="008D2E0F"/>
    <w:rsid w:val="008D38A7"/>
    <w:rsid w:val="008D3A26"/>
    <w:rsid w:val="008D4080"/>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7D0"/>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4DCA"/>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2E3C"/>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4DA"/>
    <w:rsid w:val="00972B02"/>
    <w:rsid w:val="00972B60"/>
    <w:rsid w:val="00972B7D"/>
    <w:rsid w:val="00973132"/>
    <w:rsid w:val="00973152"/>
    <w:rsid w:val="0097382A"/>
    <w:rsid w:val="0097443B"/>
    <w:rsid w:val="009749E0"/>
    <w:rsid w:val="009751BD"/>
    <w:rsid w:val="0097538A"/>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C7DD7"/>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B7C"/>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AFA"/>
    <w:rsid w:val="00A40C14"/>
    <w:rsid w:val="00A418C6"/>
    <w:rsid w:val="00A41A81"/>
    <w:rsid w:val="00A41F82"/>
    <w:rsid w:val="00A4208D"/>
    <w:rsid w:val="00A420D6"/>
    <w:rsid w:val="00A4221B"/>
    <w:rsid w:val="00A42380"/>
    <w:rsid w:val="00A425EF"/>
    <w:rsid w:val="00A427EE"/>
    <w:rsid w:val="00A439FE"/>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67B8F"/>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A08"/>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00EB"/>
    <w:rsid w:val="00A92066"/>
    <w:rsid w:val="00A924C7"/>
    <w:rsid w:val="00A9283B"/>
    <w:rsid w:val="00A928D3"/>
    <w:rsid w:val="00A9290F"/>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E79"/>
    <w:rsid w:val="00AD72AE"/>
    <w:rsid w:val="00AD7661"/>
    <w:rsid w:val="00AD78D6"/>
    <w:rsid w:val="00AD79B7"/>
    <w:rsid w:val="00AE054E"/>
    <w:rsid w:val="00AE0799"/>
    <w:rsid w:val="00AE0CA9"/>
    <w:rsid w:val="00AE0E65"/>
    <w:rsid w:val="00AE0F7C"/>
    <w:rsid w:val="00AE1D25"/>
    <w:rsid w:val="00AE2269"/>
    <w:rsid w:val="00AE306E"/>
    <w:rsid w:val="00AE3D32"/>
    <w:rsid w:val="00AE40BB"/>
    <w:rsid w:val="00AE40F6"/>
    <w:rsid w:val="00AE4999"/>
    <w:rsid w:val="00AE6809"/>
    <w:rsid w:val="00AE78D1"/>
    <w:rsid w:val="00AE7E95"/>
    <w:rsid w:val="00AF02AC"/>
    <w:rsid w:val="00AF0B9B"/>
    <w:rsid w:val="00AF0F0B"/>
    <w:rsid w:val="00AF0FFF"/>
    <w:rsid w:val="00AF1169"/>
    <w:rsid w:val="00AF1311"/>
    <w:rsid w:val="00AF1517"/>
    <w:rsid w:val="00AF175C"/>
    <w:rsid w:val="00AF2F8E"/>
    <w:rsid w:val="00AF432E"/>
    <w:rsid w:val="00AF47D8"/>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14A7"/>
    <w:rsid w:val="00B02176"/>
    <w:rsid w:val="00B02467"/>
    <w:rsid w:val="00B03866"/>
    <w:rsid w:val="00B03C44"/>
    <w:rsid w:val="00B03D33"/>
    <w:rsid w:val="00B05253"/>
    <w:rsid w:val="00B06721"/>
    <w:rsid w:val="00B067EE"/>
    <w:rsid w:val="00B07005"/>
    <w:rsid w:val="00B07056"/>
    <w:rsid w:val="00B07320"/>
    <w:rsid w:val="00B076F7"/>
    <w:rsid w:val="00B1004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6D24"/>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74C"/>
    <w:rsid w:val="00BA08B4"/>
    <w:rsid w:val="00BA0A0A"/>
    <w:rsid w:val="00BA1866"/>
    <w:rsid w:val="00BA18A9"/>
    <w:rsid w:val="00BA21ED"/>
    <w:rsid w:val="00BA2285"/>
    <w:rsid w:val="00BA3200"/>
    <w:rsid w:val="00BA3A91"/>
    <w:rsid w:val="00BA41B7"/>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1C96"/>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8E"/>
    <w:rsid w:val="00BC27CB"/>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2D3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2902"/>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2120"/>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08B4"/>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06A"/>
    <w:rsid w:val="00C545E3"/>
    <w:rsid w:val="00C54BFE"/>
    <w:rsid w:val="00C55735"/>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659"/>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5E7A"/>
    <w:rsid w:val="00C971F3"/>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5CD"/>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97D"/>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7F9"/>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D3"/>
    <w:rsid w:val="00D21E80"/>
    <w:rsid w:val="00D223BF"/>
    <w:rsid w:val="00D225E9"/>
    <w:rsid w:val="00D229A3"/>
    <w:rsid w:val="00D229EF"/>
    <w:rsid w:val="00D23BD3"/>
    <w:rsid w:val="00D24579"/>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ABB"/>
    <w:rsid w:val="00D36381"/>
    <w:rsid w:val="00D36602"/>
    <w:rsid w:val="00D36999"/>
    <w:rsid w:val="00D37582"/>
    <w:rsid w:val="00D3785E"/>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0E53"/>
    <w:rsid w:val="00D810E9"/>
    <w:rsid w:val="00D8136F"/>
    <w:rsid w:val="00D81D24"/>
    <w:rsid w:val="00D81FFB"/>
    <w:rsid w:val="00D8263A"/>
    <w:rsid w:val="00D82FC1"/>
    <w:rsid w:val="00D83358"/>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1CA"/>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2C82"/>
    <w:rsid w:val="00E03301"/>
    <w:rsid w:val="00E04316"/>
    <w:rsid w:val="00E0486D"/>
    <w:rsid w:val="00E04BD2"/>
    <w:rsid w:val="00E04D8F"/>
    <w:rsid w:val="00E05AB2"/>
    <w:rsid w:val="00E05C7A"/>
    <w:rsid w:val="00E05F54"/>
    <w:rsid w:val="00E06EEF"/>
    <w:rsid w:val="00E0752A"/>
    <w:rsid w:val="00E07CE5"/>
    <w:rsid w:val="00E100C3"/>
    <w:rsid w:val="00E10816"/>
    <w:rsid w:val="00E10A02"/>
    <w:rsid w:val="00E11085"/>
    <w:rsid w:val="00E11123"/>
    <w:rsid w:val="00E114BF"/>
    <w:rsid w:val="00E1162A"/>
    <w:rsid w:val="00E12457"/>
    <w:rsid w:val="00E125D3"/>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387"/>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3202"/>
    <w:rsid w:val="00E64E9E"/>
    <w:rsid w:val="00E651CB"/>
    <w:rsid w:val="00E65264"/>
    <w:rsid w:val="00E65502"/>
    <w:rsid w:val="00E65506"/>
    <w:rsid w:val="00E65A84"/>
    <w:rsid w:val="00E65C2C"/>
    <w:rsid w:val="00E65D20"/>
    <w:rsid w:val="00E67303"/>
    <w:rsid w:val="00E67A00"/>
    <w:rsid w:val="00E70BB9"/>
    <w:rsid w:val="00E7115F"/>
    <w:rsid w:val="00E716AA"/>
    <w:rsid w:val="00E71A76"/>
    <w:rsid w:val="00E726F9"/>
    <w:rsid w:val="00E72865"/>
    <w:rsid w:val="00E72B76"/>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77BDB"/>
    <w:rsid w:val="00E80248"/>
    <w:rsid w:val="00E8080B"/>
    <w:rsid w:val="00E80CBA"/>
    <w:rsid w:val="00E810C1"/>
    <w:rsid w:val="00E81555"/>
    <w:rsid w:val="00E81B3E"/>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5278"/>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4A55"/>
    <w:rsid w:val="00EC5268"/>
    <w:rsid w:val="00EC526F"/>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523F"/>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5BA"/>
    <w:rsid w:val="00F11A34"/>
    <w:rsid w:val="00F11C3E"/>
    <w:rsid w:val="00F11E6C"/>
    <w:rsid w:val="00F122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1EE"/>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236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5AD"/>
    <w:rsid w:val="00F448B8"/>
    <w:rsid w:val="00F44C54"/>
    <w:rsid w:val="00F44F2F"/>
    <w:rsid w:val="00F454BA"/>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3146"/>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181"/>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4"/>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8"/>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9"/>
      </w:numPr>
      <w:tabs>
        <w:tab w:val="clear" w:pos="926"/>
        <w:tab w:val="left" w:pos="800"/>
      </w:tabs>
    </w:pPr>
  </w:style>
  <w:style w:type="paragraph" w:styleId="ListNumber3">
    <w:name w:val="List Number 3"/>
    <w:basedOn w:val="Normal"/>
    <w:rsid w:val="00BF0890"/>
    <w:pPr>
      <w:numPr>
        <w:numId w:val="20"/>
      </w:numPr>
      <w:tabs>
        <w:tab w:val="clear" w:pos="1209"/>
        <w:tab w:val="left" w:pos="1200"/>
      </w:tabs>
    </w:pPr>
  </w:style>
  <w:style w:type="paragraph" w:styleId="ListNumber4">
    <w:name w:val="List Number 4"/>
    <w:basedOn w:val="Normal"/>
    <w:rsid w:val="00BF0890"/>
    <w:pPr>
      <w:numPr>
        <w:numId w:val="21"/>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6"/>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5"/>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6"/>
      </w:numPr>
      <w:tabs>
        <w:tab w:val="clear" w:pos="400"/>
        <w:tab w:val="left" w:pos="800"/>
      </w:tabs>
    </w:pPr>
  </w:style>
  <w:style w:type="paragraph" w:styleId="ListContinue3">
    <w:name w:val="List Continue 3"/>
    <w:basedOn w:val="ListContinue"/>
    <w:rsid w:val="00BF0890"/>
    <w:pPr>
      <w:numPr>
        <w:ilvl w:val="2"/>
        <w:numId w:val="16"/>
      </w:numPr>
      <w:tabs>
        <w:tab w:val="clear" w:pos="400"/>
        <w:tab w:val="left" w:pos="1200"/>
      </w:tabs>
    </w:pPr>
  </w:style>
  <w:style w:type="paragraph" w:styleId="ListContinue4">
    <w:name w:val="List Continue 4"/>
    <w:basedOn w:val="ListContinue"/>
    <w:rsid w:val="00BF0890"/>
    <w:pPr>
      <w:numPr>
        <w:numId w:val="17"/>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895160414">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yperlink" Target="mailto:info@iho.in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microsoft.com/office/2011/relationships/commentsExtended" Target="commentsExtended.xml"/><Relationship Id="rId27" Type="http://schemas.openxmlformats.org/officeDocument/2006/relationships/footer" Target="foot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4015</Words>
  <Characters>22888</Characters>
  <Application>Microsoft Office Word</Application>
  <DocSecurity>0</DocSecurity>
  <Lines>190</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26850</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9</cp:revision>
  <cp:lastPrinted>2023-06-09T07:47:00Z</cp:lastPrinted>
  <dcterms:created xsi:type="dcterms:W3CDTF">2026-09-09T19:17:00Z</dcterms:created>
  <dcterms:modified xsi:type="dcterms:W3CDTF">2026-10-03T00:49:00Z</dcterms:modified>
</cp:coreProperties>
</file>