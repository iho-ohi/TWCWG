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0"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1"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2"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3"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rsidP="00ED7730">
            <w:pPr>
              <w:spacing w:before="60" w:after="60" w:line="240" w:lineRule="auto"/>
              <w:ind w:left="134"/>
              <w:jc w:val="left"/>
              <w:rPr>
                <w:rFonts w:cs="Arial"/>
                <w:b/>
                <w:lang w:val="en-GB"/>
              </w:rPr>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rsidP="00ED7730">
            <w:pPr>
              <w:spacing w:before="60" w:after="60" w:line="240" w:lineRule="auto"/>
              <w:ind w:left="134"/>
              <w:jc w:val="left"/>
              <w:rPr>
                <w:rFonts w:cs="Arial"/>
                <w:lang w:val="en-GB"/>
              </w:rPr>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rsidP="00ED7730">
            <w:pPr>
              <w:spacing w:before="60" w:after="60" w:line="240" w:lineRule="auto"/>
              <w:ind w:left="134"/>
              <w:jc w:val="left"/>
              <w:rPr>
                <w:rFonts w:cs="Arial"/>
                <w:lang w:val="en-GB"/>
              </w:rPr>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rsidP="00ED7730">
            <w:pPr>
              <w:spacing w:before="60" w:after="60" w:line="240" w:lineRule="auto"/>
              <w:ind w:left="134"/>
              <w:jc w:val="left"/>
              <w:rPr>
                <w:rFonts w:cs="Arial"/>
                <w:lang w:val="en-GB"/>
              </w:rPr>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rsidP="00ED7730">
            <w:pPr>
              <w:spacing w:before="60" w:after="60" w:line="240" w:lineRule="auto"/>
              <w:ind w:left="134"/>
              <w:jc w:val="left"/>
              <w:rPr>
                <w:rFonts w:cs="Arial"/>
                <w:lang w:val="en-GB"/>
              </w:rPr>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rsidP="00ED7730">
            <w:pPr>
              <w:spacing w:before="60" w:after="60" w:line="240" w:lineRule="auto"/>
              <w:ind w:left="134"/>
              <w:jc w:val="left"/>
              <w:rPr>
                <w:rFonts w:cs="Arial"/>
                <w:lang w:val="en-GB"/>
              </w:rPr>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rsidP="00ED7730">
            <w:pPr>
              <w:spacing w:before="60" w:after="60" w:line="240" w:lineRule="auto"/>
              <w:ind w:left="134"/>
              <w:jc w:val="left"/>
              <w:rPr>
                <w:rFonts w:cs="Arial"/>
                <w:lang w:val="en-GB"/>
              </w:rPr>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rsidP="00ED7730">
            <w:pPr>
              <w:spacing w:before="60" w:after="60" w:line="240" w:lineRule="auto"/>
              <w:ind w:left="134"/>
              <w:jc w:val="left"/>
              <w:rPr>
                <w:rFonts w:cs="Arial"/>
                <w:lang w:val="en-GB"/>
              </w:rPr>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rsidP="00ED7730">
            <w:pPr>
              <w:spacing w:before="60" w:after="60" w:line="240" w:lineRule="auto"/>
              <w:ind w:left="134"/>
              <w:jc w:val="left"/>
              <w:rPr>
                <w:rFonts w:cs="Arial"/>
                <w:lang w:val="en-GB"/>
              </w:rPr>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rsidP="00ED7730">
            <w:pPr>
              <w:spacing w:before="60" w:after="60" w:line="240" w:lineRule="auto"/>
              <w:ind w:left="134"/>
              <w:jc w:val="left"/>
              <w:rPr>
                <w:rFonts w:cs="Arial"/>
                <w:lang w:val="en-GB"/>
              </w:rPr>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ril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rsidP="00ED7730">
            <w:pPr>
              <w:spacing w:before="60" w:after="60" w:line="240" w:lineRule="auto"/>
              <w:ind w:left="134"/>
              <w:jc w:val="left"/>
              <w:rPr>
                <w:rFonts w:cs="Arial"/>
                <w:lang w:val="en-GB"/>
              </w:rPr>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rsidP="00ED7730">
            <w:pPr>
              <w:spacing w:before="60" w:after="60" w:line="240" w:lineRule="auto"/>
              <w:ind w:left="134"/>
              <w:jc w:val="left"/>
              <w:rPr>
                <w:rFonts w:cs="Arial"/>
                <w:lang w:val="en-GB"/>
              </w:rPr>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rsidP="00ED7730">
            <w:pPr>
              <w:spacing w:before="60" w:after="60" w:line="240" w:lineRule="auto"/>
              <w:ind w:left="134"/>
              <w:jc w:val="left"/>
              <w:rPr>
                <w:rFonts w:cs="Arial"/>
                <w:lang w:val="en-GB"/>
              </w:rPr>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rsidP="00ED7730">
            <w:pPr>
              <w:spacing w:before="60" w:after="60" w:line="240" w:lineRule="auto"/>
              <w:ind w:left="134"/>
              <w:jc w:val="left"/>
              <w:rPr>
                <w:rFonts w:cs="Arial"/>
                <w:lang w:val="en-GB"/>
              </w:rPr>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rsidP="00ED7730">
            <w:pPr>
              <w:spacing w:before="60" w:after="60" w:line="240" w:lineRule="auto"/>
              <w:ind w:left="134"/>
              <w:jc w:val="left"/>
              <w:rPr>
                <w:rFonts w:cs="Arial"/>
                <w:lang w:val="en-GB"/>
              </w:rPr>
            </w:pPr>
            <w:r w:rsidRPr="003A655F">
              <w:rPr>
                <w:rFonts w:cs="Arial"/>
                <w:lang w:val="en-GB"/>
              </w:rPr>
              <w:t>Fill value for waterLevelHeight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updated references; updated rules for dataset and support file names; guidance on (optional) ISO metadata; adjusted language on use of Schematron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productIdentifier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rsidP="00ED7730">
            <w:pPr>
              <w:spacing w:before="60" w:after="60" w:line="240" w:lineRule="auto"/>
              <w:ind w:left="134"/>
              <w:jc w:val="left"/>
              <w:rPr>
                <w:rFonts w:cs="Arial"/>
                <w:lang w:val="en-GB"/>
              </w:rPr>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rsidP="00ED7730">
            <w:pPr>
              <w:spacing w:before="60" w:after="60" w:line="240" w:lineRule="auto"/>
              <w:ind w:left="134"/>
              <w:jc w:val="left"/>
              <w:rPr>
                <w:rFonts w:cs="Arial"/>
                <w:lang w:val="en-GB"/>
              </w:rPr>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rsidP="00ED7730">
            <w:pPr>
              <w:spacing w:before="60" w:after="60" w:line="240" w:lineRule="auto"/>
              <w:ind w:left="134"/>
              <w:jc w:val="left"/>
              <w:rPr>
                <w:rFonts w:cs="Arial"/>
                <w:lang w:val="en-GB"/>
              </w:rPr>
            </w:pPr>
            <w:r>
              <w:rPr>
                <w:rFonts w:cs="Arial"/>
                <w:lang w:val="en-GB"/>
              </w:rPr>
              <w:t xml:space="preserve">Added attribute </w:t>
            </w:r>
            <w:r w:rsidRPr="0078651F">
              <w:rPr>
                <w:rFonts w:cs="Arial"/>
                <w:i/>
                <w:iCs/>
                <w:lang w:val="en-GB"/>
              </w:rPr>
              <w:t>verticalCoordinateBase</w:t>
            </w:r>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rsidP="00ED7730">
            <w:pPr>
              <w:spacing w:before="60" w:after="60" w:line="240" w:lineRule="auto"/>
              <w:ind w:left="134"/>
              <w:jc w:val="left"/>
              <w:rPr>
                <w:rFonts w:cs="Arial"/>
                <w:lang w:val="en-GB"/>
              </w:rPr>
            </w:pPr>
            <w:r>
              <w:rPr>
                <w:rFonts w:cs="Arial"/>
                <w:lang w:val="en-GB"/>
              </w:rPr>
              <w:t>Applied feedback from S-104 PT; provision for multiple vertical datums; added optional dataOffsetCode;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rsidP="00ED7730">
            <w:pPr>
              <w:spacing w:before="60" w:after="60" w:line="240" w:lineRule="auto"/>
              <w:ind w:left="134"/>
              <w:jc w:val="left"/>
              <w:rPr>
                <w:rFonts w:cs="Arial"/>
                <w:lang w:val="en-GB"/>
              </w:rPr>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rPr>
          <w:ins w:id="2" w:author="Raphael Malyankar" w:date="2024-09-04T19:39:00Z"/>
        </w:trPr>
        <w:tc>
          <w:tcPr>
            <w:tcW w:w="1134" w:type="dxa"/>
          </w:tcPr>
          <w:p w14:paraId="3DC2CA0D" w14:textId="4728D05E" w:rsidR="00A7602B" w:rsidRDefault="00A7602B" w:rsidP="00ED7730">
            <w:pPr>
              <w:spacing w:before="60" w:after="60" w:line="240" w:lineRule="auto"/>
              <w:rPr>
                <w:ins w:id="3" w:author="Raphael Malyankar" w:date="2024-09-04T19:39:00Z" w16du:dateUtc="2024-09-05T02:39:00Z"/>
                <w:rFonts w:cs="Arial"/>
                <w:lang w:val="en-GB"/>
              </w:rPr>
            </w:pPr>
            <w:ins w:id="4" w:author="Raphael Malyankar" w:date="2024-09-04T19:39:00Z" w16du:dateUtc="2024-09-05T02:39:00Z">
              <w:r>
                <w:rPr>
                  <w:rFonts w:cs="Arial"/>
                  <w:lang w:val="en-GB"/>
                </w:rPr>
                <w:t>HSSC Draft 1</w:t>
              </w:r>
            </w:ins>
          </w:p>
        </w:tc>
        <w:tc>
          <w:tcPr>
            <w:tcW w:w="1701" w:type="dxa"/>
          </w:tcPr>
          <w:p w14:paraId="74CE25F1" w14:textId="3590455C" w:rsidR="00A7602B" w:rsidRDefault="00A7602B" w:rsidP="00ED7730">
            <w:pPr>
              <w:spacing w:before="60" w:after="60" w:line="240" w:lineRule="auto"/>
              <w:ind w:left="-1" w:firstLine="1"/>
              <w:rPr>
                <w:ins w:id="5" w:author="Raphael Malyankar" w:date="2024-09-04T19:39:00Z" w16du:dateUtc="2024-09-05T02:39:00Z"/>
                <w:rFonts w:cs="Arial"/>
                <w:lang w:val="en-GB"/>
              </w:rPr>
            </w:pPr>
            <w:ins w:id="6" w:author="Raphael Malyankar" w:date="2024-09-04T19:39:00Z" w16du:dateUtc="2024-09-05T02:39:00Z">
              <w:r>
                <w:rPr>
                  <w:rFonts w:cs="Arial"/>
                  <w:lang w:val="en-GB"/>
                </w:rPr>
                <w:t>September 2024</w:t>
              </w:r>
            </w:ins>
          </w:p>
        </w:tc>
        <w:tc>
          <w:tcPr>
            <w:tcW w:w="1843" w:type="dxa"/>
          </w:tcPr>
          <w:p w14:paraId="23928ADC" w14:textId="537D7B87" w:rsidR="00A7602B" w:rsidRDefault="00A7602B" w:rsidP="00ED7730">
            <w:pPr>
              <w:spacing w:before="60" w:after="60" w:line="240" w:lineRule="auto"/>
              <w:ind w:firstLine="21"/>
              <w:jc w:val="left"/>
              <w:rPr>
                <w:ins w:id="7" w:author="Raphael Malyankar" w:date="2024-09-04T19:39:00Z" w16du:dateUtc="2024-09-05T02:39:00Z"/>
                <w:rFonts w:cs="Arial"/>
                <w:lang w:val="en-GB"/>
              </w:rPr>
            </w:pPr>
            <w:ins w:id="8" w:author="Raphael Malyankar" w:date="2024-09-04T19:40:00Z" w16du:dateUtc="2024-09-05T02:40:00Z">
              <w:r>
                <w:rPr>
                  <w:rFonts w:cs="Arial"/>
                  <w:lang w:val="en-GB"/>
                </w:rPr>
                <w:t>R. Malyankar</w:t>
              </w:r>
            </w:ins>
          </w:p>
        </w:tc>
        <w:tc>
          <w:tcPr>
            <w:tcW w:w="4435" w:type="dxa"/>
          </w:tcPr>
          <w:p w14:paraId="47E5DA96" w14:textId="1C54B601" w:rsidR="00A7602B" w:rsidRDefault="00A7602B" w:rsidP="00ED7730">
            <w:pPr>
              <w:spacing w:before="60" w:after="60" w:line="240" w:lineRule="auto"/>
              <w:ind w:left="134"/>
              <w:jc w:val="left"/>
              <w:rPr>
                <w:ins w:id="9" w:author="Raphael Malyankar" w:date="2024-09-04T19:39:00Z" w16du:dateUtc="2024-09-05T02:39:00Z"/>
                <w:rFonts w:cs="Arial"/>
                <w:lang w:val="en-GB"/>
              </w:rPr>
            </w:pPr>
            <w:ins w:id="10" w:author="Raphael Malyankar" w:date="2024-09-04T19:40:00Z" w16du:dateUtc="2024-09-05T02:40:00Z">
              <w:r>
                <w:rPr>
                  <w:rFonts w:cs="Arial"/>
                  <w:lang w:val="en-GB"/>
                </w:rPr>
                <w:t>Applied TWCWG review comments</w:t>
              </w:r>
            </w:ins>
            <w:ins w:id="11" w:author="Raphael Malyankar" w:date="2024-09-04T19:41:00Z" w16du:dateUtc="2024-09-05T02:41:00Z">
              <w:r>
                <w:rPr>
                  <w:rFonts w:cs="Arial"/>
                  <w:lang w:val="en-GB"/>
                </w:rPr>
                <w:t xml:space="preserve">. Clarifications </w:t>
              </w:r>
            </w:ins>
            <w:ins w:id="12" w:author="Raphael Malyankar" w:date="2024-09-04T19:42:00Z" w16du:dateUtc="2024-09-05T02:42:00Z">
              <w:r>
                <w:rPr>
                  <w:rFonts w:cs="Arial"/>
                  <w:lang w:val="en-GB"/>
                </w:rPr>
                <w:t xml:space="preserve"> </w:t>
              </w:r>
            </w:ins>
            <w:ins w:id="13" w:author="Raphael Malyankar" w:date="2024-09-04T19:51:00Z" w16du:dateUtc="2024-09-05T02:51:00Z">
              <w:r w:rsidR="005F3926">
                <w:rPr>
                  <w:rFonts w:cs="Arial"/>
                  <w:lang w:val="en-GB"/>
                </w:rPr>
                <w:t>for</w:t>
              </w:r>
            </w:ins>
            <w:ins w:id="14" w:author="Raphael Malyankar" w:date="2024-09-04T19:50:00Z" w16du:dateUtc="2024-09-05T02:50:00Z">
              <w:r w:rsidR="005F3926">
                <w:rPr>
                  <w:rFonts w:cs="Arial"/>
                  <w:lang w:val="en-GB"/>
                </w:rPr>
                <w:t xml:space="preserve"> datums</w:t>
              </w:r>
            </w:ins>
            <w:ins w:id="15" w:author="Raphael Malyankar" w:date="2024-09-04T19:51:00Z" w16du:dateUtc="2024-09-05T02:51:00Z">
              <w:r w:rsidR="005F3926">
                <w:rPr>
                  <w:rFonts w:cs="Arial"/>
                  <w:lang w:val="en-GB"/>
                </w:rPr>
                <w:t xml:space="preserve">, data </w:t>
              </w:r>
            </w:ins>
            <w:ins w:id="16" w:author="Raphael Malyankar" w:date="2024-09-04T19:50:00Z" w16du:dateUtc="2024-09-05T02:50:00Z">
              <w:r w:rsidR="005F3926">
                <w:rPr>
                  <w:rFonts w:cs="Arial"/>
                  <w:lang w:val="en-GB"/>
                </w:rPr>
                <w:t>quality</w:t>
              </w:r>
            </w:ins>
            <w:ins w:id="17" w:author="Raphael Malyankar" w:date="2024-09-04T19:41:00Z" w16du:dateUtc="2024-09-05T02:41:00Z">
              <w:r>
                <w:rPr>
                  <w:rFonts w:cs="Arial"/>
                  <w:lang w:val="en-GB"/>
                </w:rPr>
                <w:t>,</w:t>
              </w:r>
            </w:ins>
            <w:ins w:id="18" w:author="Raphael Malyankar" w:date="2024-09-04T19:51:00Z" w16du:dateUtc="2024-09-05T02:51:00Z">
              <w:r w:rsidR="005F3926">
                <w:rPr>
                  <w:rFonts w:cs="Arial"/>
                  <w:lang w:val="en-GB"/>
                </w:rPr>
                <w:t xml:space="preserve"> </w:t>
              </w:r>
            </w:ins>
            <w:ins w:id="19" w:author="Raphael Malyankar" w:date="2024-09-04T19:52:00Z" w16du:dateUtc="2024-09-05T02:52:00Z">
              <w:r w:rsidR="005F3926">
                <w:rPr>
                  <w:rFonts w:cs="Arial"/>
                  <w:lang w:val="en-GB"/>
                </w:rPr>
                <w:t>interpolation/extrapolation to fill gaps;</w:t>
              </w:r>
            </w:ins>
            <w:ins w:id="20" w:author="Raphael Malyankar" w:date="2024-09-04T19:53:00Z" w16du:dateUtc="2024-09-05T02:53:00Z">
              <w:r w:rsidR="00BC1DC2">
                <w:rPr>
                  <w:rFonts w:cs="Arial"/>
                  <w:lang w:val="en-GB"/>
                </w:rPr>
                <w:t xml:space="preserve"> added material </w:t>
              </w:r>
            </w:ins>
            <w:ins w:id="21" w:author="Raphael Malyankar" w:date="2024-09-04T19:54:00Z" w16du:dateUtc="2024-09-05T02:54:00Z">
              <w:r w:rsidR="00BC1DC2">
                <w:rPr>
                  <w:rFonts w:cs="Arial"/>
                  <w:lang w:val="en-GB"/>
                </w:rPr>
                <w:t>for domain extent polygons</w:t>
              </w:r>
            </w:ins>
            <w:ins w:id="22" w:author="Raphael Malyankar" w:date="2024-09-04T19:55:00Z" w16du:dateUtc="2024-09-05T02:55:00Z">
              <w:r w:rsidR="00BC1DC2">
                <w:rPr>
                  <w:rFonts w:cs="Arial"/>
                  <w:lang w:val="en-GB"/>
                </w:rPr>
                <w:t>;</w:t>
              </w:r>
            </w:ins>
            <w:ins w:id="23" w:author="Raphael Malyankar" w:date="2024-09-04T19:41:00Z" w16du:dateUtc="2024-09-05T02:41:00Z">
              <w:r>
                <w:rPr>
                  <w:rFonts w:cs="Arial"/>
                  <w:lang w:val="en-GB"/>
                </w:rPr>
                <w:t xml:space="preserve"> </w:t>
              </w:r>
            </w:ins>
            <w:ins w:id="24" w:author="Raphael Malyankar" w:date="2024-09-04T19:44:00Z" w16du:dateUtc="2024-09-05T02:44:00Z">
              <w:r>
                <w:rPr>
                  <w:rFonts w:cs="Arial"/>
                  <w:lang w:val="en-GB"/>
                </w:rPr>
                <w:t>new</w:t>
              </w:r>
            </w:ins>
            <w:ins w:id="25" w:author="Raphael Malyankar" w:date="2024-09-04T19:42:00Z" w16du:dateUtc="2024-09-05T02:42:00Z">
              <w:r>
                <w:rPr>
                  <w:rFonts w:cs="Arial"/>
                  <w:lang w:val="en-GB"/>
                </w:rPr>
                <w:t xml:space="preserve"> </w:t>
              </w:r>
            </w:ins>
            <w:ins w:id="26" w:author="Raphael Malyankar" w:date="2024-09-04T19:57:00Z" w16du:dateUtc="2024-09-05T02:57:00Z">
              <w:r w:rsidR="00BC1DC2">
                <w:rPr>
                  <w:rFonts w:cs="Arial"/>
                  <w:lang w:val="en-GB"/>
                </w:rPr>
                <w:t xml:space="preserve">metadata attribute for </w:t>
              </w:r>
            </w:ins>
            <w:ins w:id="27" w:author="Raphael Malyankar" w:date="2024-09-04T19:54:00Z" w16du:dateUtc="2024-09-05T02:54:00Z">
              <w:r w:rsidR="00BC1DC2">
                <w:rPr>
                  <w:rFonts w:cs="Arial"/>
                  <w:lang w:val="en-GB"/>
                </w:rPr>
                <w:t xml:space="preserve">vertical datum </w:t>
              </w:r>
            </w:ins>
            <w:ins w:id="28" w:author="Raphael Malyankar" w:date="2024-09-04T19:42:00Z" w16du:dateUtc="2024-09-05T02:42:00Z">
              <w:r>
                <w:rPr>
                  <w:rFonts w:cs="Arial"/>
                  <w:lang w:val="en-GB"/>
                </w:rPr>
                <w:t>epoch</w:t>
              </w:r>
            </w:ins>
            <w:ins w:id="29" w:author="Raphael Malyankar" w:date="2024-09-04T19:57:00Z" w16du:dateUtc="2024-09-05T02:57:00Z">
              <w:r w:rsidR="00BC1DC2">
                <w:rPr>
                  <w:rFonts w:cs="Arial"/>
                  <w:lang w:val="en-GB"/>
                </w:rPr>
                <w:t xml:space="preserve"> </w:t>
              </w:r>
            </w:ins>
            <w:ins w:id="30" w:author="Raphael Malyankar" w:date="2024-09-04T19:54:00Z" w16du:dateUtc="2024-09-05T02:54:00Z">
              <w:r w:rsidR="00BC1DC2">
                <w:rPr>
                  <w:rFonts w:cs="Arial"/>
                  <w:lang w:val="en-GB"/>
                </w:rPr>
                <w:t xml:space="preserve">and </w:t>
              </w:r>
            </w:ins>
            <w:ins w:id="31" w:author="Raphael Malyankar" w:date="2024-09-04T19:55:00Z" w16du:dateUtc="2024-09-05T02:55:00Z">
              <w:r w:rsidR="00BC1DC2">
                <w:rPr>
                  <w:rFonts w:cs="Arial"/>
                  <w:lang w:val="en-GB"/>
                </w:rPr>
                <w:t xml:space="preserve">guidance </w:t>
              </w:r>
            </w:ins>
            <w:ins w:id="32" w:author="Raphael Malyankar" w:date="2024-09-04T19:56:00Z" w16du:dateUtc="2024-09-05T02:56:00Z">
              <w:r w:rsidR="00BC1DC2">
                <w:rPr>
                  <w:rFonts w:cs="Arial"/>
                  <w:lang w:val="en-GB"/>
                </w:rPr>
                <w:t>for epoch differences; updated language about optional attributes in Group_</w:t>
              </w:r>
            </w:ins>
            <w:ins w:id="33" w:author="Raphael Malyankar" w:date="2024-09-04T19:57:00Z" w16du:dateUtc="2024-09-05T02:57:00Z">
              <w:r w:rsidR="00BC1DC2">
                <w:rPr>
                  <w:rFonts w:cs="Arial"/>
                  <w:lang w:val="en-GB"/>
                </w:rPr>
                <w:t>F</w:t>
              </w:r>
            </w:ins>
            <w:ins w:id="34" w:author="Raphael Malyankar" w:date="2024-09-06T01:26:00Z" w16du:dateUtc="2024-09-06T08:26:00Z">
              <w:r w:rsidR="00F954D0">
                <w:rPr>
                  <w:rFonts w:cs="Arial"/>
                  <w:lang w:val="en-GB"/>
                </w:rPr>
                <w:t xml:space="preserve">; Group_F </w:t>
              </w:r>
            </w:ins>
            <w:ins w:id="35" w:author="Raphael Malyankar" w:date="2024-09-06T01:27:00Z" w16du:dateUtc="2024-09-06T08:27:00Z">
              <w:r w:rsidR="00F954D0">
                <w:rPr>
                  <w:rFonts w:cs="Arial"/>
                  <w:lang w:val="en-GB"/>
                </w:rPr>
                <w:t>uom name “metres” changed to “metre” to conform to FC.</w:t>
              </w:r>
            </w:ins>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lastRenderedPageBreak/>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ins w:id="36" w:author="Raphael Malyankar" w:date="2024-09-04T19:46:00Z"/>
        </w:trPr>
        <w:tc>
          <w:tcPr>
            <w:tcW w:w="7225" w:type="dxa"/>
          </w:tcPr>
          <w:p w14:paraId="2A2AA42A" w14:textId="647146A2" w:rsidR="005F3926" w:rsidRDefault="005F3926" w:rsidP="00A47246">
            <w:pPr>
              <w:suppressAutoHyphens/>
              <w:spacing w:before="60" w:after="60"/>
              <w:rPr>
                <w:ins w:id="37" w:author="Raphael Malyankar" w:date="2024-09-04T19:46:00Z" w16du:dateUtc="2024-09-05T02:46:00Z"/>
                <w:rFonts w:cs="Arial"/>
                <w:lang w:val="en-GB"/>
              </w:rPr>
            </w:pPr>
            <w:ins w:id="38" w:author="Raphael Malyankar" w:date="2024-09-04T19:46:00Z" w16du:dateUtc="2024-09-05T02:46:00Z">
              <w:r>
                <w:rPr>
                  <w:rFonts w:cs="Arial"/>
                  <w:lang w:val="en-GB"/>
                </w:rPr>
                <w:t>New epoch attribute for vertical datum</w:t>
              </w:r>
            </w:ins>
            <w:ins w:id="39" w:author="Raphael Malyankar" w:date="2024-09-04T19:57:00Z" w16du:dateUtc="2024-09-05T02:57:00Z">
              <w:r w:rsidR="00642ADD">
                <w:rPr>
                  <w:rFonts w:cs="Arial"/>
                  <w:lang w:val="en-GB"/>
                </w:rPr>
                <w:t xml:space="preserve"> </w:t>
              </w:r>
            </w:ins>
            <w:ins w:id="40" w:author="Raphael Malyankar" w:date="2024-09-04T19:58:00Z" w16du:dateUtc="2024-09-05T02:58:00Z">
              <w:r w:rsidR="00642ADD">
                <w:rPr>
                  <w:rFonts w:cs="Arial"/>
                  <w:lang w:val="en-GB"/>
                </w:rPr>
                <w:t xml:space="preserve">epoch </w:t>
              </w:r>
            </w:ins>
            <w:ins w:id="41" w:author="Raphael Malyankar" w:date="2024-09-04T19:57:00Z" w16du:dateUtc="2024-09-05T02:57:00Z">
              <w:r w:rsidR="00642ADD">
                <w:rPr>
                  <w:rFonts w:cs="Arial"/>
                  <w:lang w:val="en-GB"/>
                </w:rPr>
                <w:t>and guidance for treatment o</w:t>
              </w:r>
            </w:ins>
            <w:ins w:id="42" w:author="Raphael Malyankar" w:date="2024-09-04T19:58:00Z" w16du:dateUtc="2024-09-05T02:58:00Z">
              <w:r w:rsidR="00642ADD">
                <w:rPr>
                  <w:rFonts w:cs="Arial"/>
                  <w:lang w:val="en-GB"/>
                </w:rPr>
                <w:t>f epochal differences</w:t>
              </w:r>
            </w:ins>
          </w:p>
        </w:tc>
        <w:tc>
          <w:tcPr>
            <w:tcW w:w="2131" w:type="dxa"/>
          </w:tcPr>
          <w:p w14:paraId="40E8A6E4" w14:textId="294A872B" w:rsidR="005F3926" w:rsidRPr="005F3926" w:rsidRDefault="005F3926" w:rsidP="005F3926">
            <w:pPr>
              <w:suppressAutoHyphens/>
              <w:spacing w:before="60" w:after="60"/>
              <w:jc w:val="left"/>
              <w:rPr>
                <w:ins w:id="43" w:author="Raphael Malyankar" w:date="2024-09-04T19:46:00Z" w16du:dateUtc="2024-09-05T02:46:00Z"/>
                <w:rFonts w:cs="Arial"/>
                <w:bCs/>
                <w:lang w:val="en-GB"/>
              </w:rPr>
            </w:pPr>
            <w:ins w:id="44" w:author="Raphael Malyankar" w:date="2024-09-04T19:46:00Z" w16du:dateUtc="2024-09-05T02:46:00Z">
              <w:r w:rsidRPr="005F3926">
                <w:rPr>
                  <w:rFonts w:cs="Arial"/>
                  <w:b/>
                  <w:lang w:val="en-GB"/>
                </w:rPr>
                <w:t>5.2</w:t>
              </w:r>
              <w:r w:rsidRPr="005F3926">
                <w:rPr>
                  <w:rFonts w:cs="Arial"/>
                  <w:bCs/>
                  <w:lang w:val="en-GB"/>
                </w:rPr>
                <w:t xml:space="preserve">, </w:t>
              </w:r>
            </w:ins>
            <w:ins w:id="45" w:author="Raphael Malyankar" w:date="2024-09-04T19:58:00Z" w16du:dateUtc="2024-09-05T02:58:00Z">
              <w:r w:rsidR="00642ADD" w:rsidRPr="00642ADD">
                <w:rPr>
                  <w:rFonts w:cs="Arial"/>
                  <w:b/>
                  <w:lang w:val="en-GB"/>
                </w:rPr>
                <w:t>7.8</w:t>
              </w:r>
              <w:r w:rsidR="00642ADD">
                <w:rPr>
                  <w:rFonts w:cs="Arial"/>
                  <w:bCs/>
                  <w:lang w:val="en-GB"/>
                </w:rPr>
                <w:t xml:space="preserve">, </w:t>
              </w:r>
            </w:ins>
            <w:ins w:id="46" w:author="Raphael Malyankar" w:date="2024-09-04T19:49:00Z" w16du:dateUtc="2024-09-05T02:49:00Z">
              <w:r>
                <w:rPr>
                  <w:rFonts w:cs="Arial"/>
                  <w:bCs/>
                  <w:lang w:val="en-GB"/>
                </w:rPr>
                <w:t xml:space="preserve">12.3, </w:t>
              </w:r>
            </w:ins>
            <w:ins w:id="47" w:author="Raphael Malyankar" w:date="2024-09-04T19:46:00Z" w16du:dateUtc="2024-09-05T02:46:00Z">
              <w:r w:rsidRPr="005F3926">
                <w:rPr>
                  <w:rFonts w:cs="Arial"/>
                  <w:b/>
                  <w:lang w:val="en-GB"/>
                </w:rPr>
                <w:t>12.3</w:t>
              </w:r>
            </w:ins>
            <w:ins w:id="48" w:author="Raphael Malyankar" w:date="2024-09-04T19:47:00Z" w16du:dateUtc="2024-09-05T02:47:00Z">
              <w:r w:rsidRPr="005F3926">
                <w:rPr>
                  <w:rFonts w:cs="Arial"/>
                  <w:b/>
                  <w:lang w:val="en-GB"/>
                </w:rPr>
                <w:t>.1</w:t>
              </w:r>
            </w:ins>
            <w:ins w:id="49" w:author="Raphael Malyankar" w:date="2024-09-04T19:46:00Z" w16du:dateUtc="2024-09-05T02:46:00Z">
              <w:r w:rsidRPr="005F3926">
                <w:rPr>
                  <w:rFonts w:cs="Arial"/>
                  <w:bCs/>
                  <w:lang w:val="en-GB"/>
                </w:rPr>
                <w:t xml:space="preserve">, </w:t>
              </w:r>
            </w:ins>
            <w:ins w:id="50" w:author="Raphael Malyankar" w:date="2024-09-04T19:47:00Z" w16du:dateUtc="2024-09-05T02:47:00Z">
              <w:r w:rsidRPr="005F3926">
                <w:rPr>
                  <w:rFonts w:cs="Arial"/>
                  <w:b/>
                  <w:lang w:val="en-GB"/>
                </w:rPr>
                <w:t>12.3.3</w:t>
              </w:r>
              <w:r w:rsidRPr="005F3926">
                <w:rPr>
                  <w:rFonts w:cs="Arial"/>
                  <w:bCs/>
                  <w:lang w:val="en-GB"/>
                </w:rPr>
                <w:t xml:space="preserve">, </w:t>
              </w:r>
            </w:ins>
            <w:ins w:id="51" w:author="Raphael Malyankar" w:date="2024-09-04T19:48:00Z" w16du:dateUtc="2024-09-05T02:48:00Z">
              <w:r w:rsidRPr="005F3926">
                <w:rPr>
                  <w:rFonts w:cs="Arial"/>
                  <w:bCs/>
                  <w:lang w:val="en-GB"/>
                </w:rPr>
                <w:t>Fig. B-6</w:t>
              </w:r>
            </w:ins>
          </w:p>
        </w:tc>
      </w:tr>
      <w:tr w:rsidR="006C7DC6" w:rsidRPr="00A47246" w14:paraId="37ECF3C7" w14:textId="77777777" w:rsidTr="00861BBF">
        <w:trPr>
          <w:cantSplit/>
          <w:ins w:id="52" w:author="Raphael Malyankar" w:date="2024-09-04T20:01:00Z"/>
        </w:trPr>
        <w:tc>
          <w:tcPr>
            <w:tcW w:w="7225" w:type="dxa"/>
          </w:tcPr>
          <w:p w14:paraId="2013A147" w14:textId="16F4C74C" w:rsidR="006C7DC6" w:rsidRDefault="006C7DC6" w:rsidP="006C7DC6">
            <w:pPr>
              <w:suppressAutoHyphens/>
              <w:spacing w:before="60" w:after="60"/>
              <w:rPr>
                <w:ins w:id="53" w:author="Raphael Malyankar" w:date="2024-09-04T20:01:00Z" w16du:dateUtc="2024-09-05T03:01:00Z"/>
                <w:rFonts w:cs="Arial"/>
                <w:lang w:val="en-GB"/>
              </w:rPr>
            </w:pPr>
            <w:ins w:id="54" w:author="Raphael Malyankar" w:date="2024-09-04T20:01:00Z" w16du:dateUtc="2024-09-05T03:01:00Z">
              <w:r>
                <w:rPr>
                  <w:rFonts w:cs="Arial"/>
                  <w:lang w:val="en-GB"/>
                </w:rPr>
                <w:t>Updated language about omitting unused optional attributes from Group_F</w:t>
              </w:r>
            </w:ins>
          </w:p>
        </w:tc>
        <w:tc>
          <w:tcPr>
            <w:tcW w:w="2131" w:type="dxa"/>
          </w:tcPr>
          <w:p w14:paraId="2C1EE2BB" w14:textId="478E5B9B" w:rsidR="006C7DC6" w:rsidRPr="005F3926" w:rsidRDefault="006C7DC6" w:rsidP="006C7DC6">
            <w:pPr>
              <w:suppressAutoHyphens/>
              <w:spacing w:before="60" w:after="60"/>
              <w:jc w:val="left"/>
              <w:rPr>
                <w:ins w:id="55" w:author="Raphael Malyankar" w:date="2024-09-04T20:01:00Z" w16du:dateUtc="2024-09-05T03:01:00Z"/>
                <w:rFonts w:cs="Arial"/>
                <w:b/>
                <w:lang w:val="en-GB"/>
              </w:rPr>
            </w:pPr>
            <w:ins w:id="56" w:author="Raphael Malyankar" w:date="2024-09-04T20:01:00Z" w16du:dateUtc="2024-09-05T03:01:00Z">
              <w:r>
                <w:rPr>
                  <w:rFonts w:cs="Arial"/>
                  <w:b/>
                  <w:lang w:val="en-GB"/>
                </w:rPr>
                <w:t>10.2.2.2</w:t>
              </w:r>
            </w:ins>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6DE6C74A"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6B7530">
          <w:rPr>
            <w:webHidden/>
          </w:rPr>
          <w:t>1</w:t>
        </w:r>
        <w:r w:rsidR="005F5D4C">
          <w:rPr>
            <w:webHidden/>
          </w:rPr>
          <w:fldChar w:fldCharType="end"/>
        </w:r>
      </w:hyperlink>
    </w:p>
    <w:p w14:paraId="0913E768" w14:textId="75107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005F5D4C" w:rsidRPr="000C7D7D">
          <w:rPr>
            <w:rStyle w:val="Hyperlink"/>
            <w:noProof/>
            <w:lang w:val="en-GB"/>
          </w:rPr>
          <w:t>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_Toc167916521 \h </w:instrText>
        </w:r>
        <w:r w:rsidR="005F5D4C">
          <w:rPr>
            <w:webHidden/>
          </w:rPr>
        </w:r>
        <w:r w:rsidR="005F5D4C">
          <w:rPr>
            <w:webHidden/>
          </w:rPr>
          <w:fldChar w:fldCharType="separate"/>
        </w:r>
        <w:r w:rsidR="006B7530">
          <w:rPr>
            <w:webHidden/>
          </w:rPr>
          <w:t>1</w:t>
        </w:r>
        <w:r w:rsidR="005F5D4C">
          <w:rPr>
            <w:webHidden/>
          </w:rPr>
          <w:fldChar w:fldCharType="end"/>
        </w:r>
      </w:hyperlink>
    </w:p>
    <w:p w14:paraId="5BA1390D" w14:textId="53FAA35D"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types</w:t>
        </w:r>
        <w:r w:rsidR="005F5D4C">
          <w:rPr>
            <w:webHidden/>
          </w:rPr>
          <w:tab/>
        </w:r>
        <w:r w:rsidR="005F5D4C">
          <w:rPr>
            <w:webHidden/>
          </w:rPr>
          <w:fldChar w:fldCharType="begin"/>
        </w:r>
        <w:r w:rsidR="005F5D4C">
          <w:rPr>
            <w:webHidden/>
          </w:rPr>
          <w:instrText xml:space="preserve"> PAGEREF _Toc167916522 \h </w:instrText>
        </w:r>
        <w:r w:rsidR="005F5D4C">
          <w:rPr>
            <w:webHidden/>
          </w:rPr>
        </w:r>
        <w:r w:rsidR="005F5D4C">
          <w:rPr>
            <w:webHidden/>
          </w:rPr>
          <w:fldChar w:fldCharType="separate"/>
        </w:r>
        <w:r w:rsidR="006B7530">
          <w:rPr>
            <w:webHidden/>
          </w:rPr>
          <w:t>1</w:t>
        </w:r>
        <w:r w:rsidR="005F5D4C">
          <w:rPr>
            <w:webHidden/>
          </w:rPr>
          <w:fldChar w:fldCharType="end"/>
        </w:r>
      </w:hyperlink>
    </w:p>
    <w:p w14:paraId="5316915F" w14:textId="4BD1673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Display</w:t>
        </w:r>
        <w:r w:rsidR="005F5D4C">
          <w:rPr>
            <w:webHidden/>
          </w:rPr>
          <w:tab/>
        </w:r>
        <w:r w:rsidR="005F5D4C">
          <w:rPr>
            <w:webHidden/>
          </w:rPr>
          <w:fldChar w:fldCharType="begin"/>
        </w:r>
        <w:r w:rsidR="005F5D4C">
          <w:rPr>
            <w:webHidden/>
          </w:rPr>
          <w:instrText xml:space="preserve"> PAGEREF _Toc167916523 \h </w:instrText>
        </w:r>
        <w:r w:rsidR="005F5D4C">
          <w:rPr>
            <w:webHidden/>
          </w:rPr>
        </w:r>
        <w:r w:rsidR="005F5D4C">
          <w:rPr>
            <w:webHidden/>
          </w:rPr>
          <w:fldChar w:fldCharType="separate"/>
        </w:r>
        <w:r w:rsidR="006B7530">
          <w:rPr>
            <w:webHidden/>
          </w:rPr>
          <w:t>1</w:t>
        </w:r>
        <w:r w:rsidR="005F5D4C">
          <w:rPr>
            <w:webHidden/>
          </w:rPr>
          <w:fldChar w:fldCharType="end"/>
        </w:r>
      </w:hyperlink>
    </w:p>
    <w:p w14:paraId="23D3C7B3" w14:textId="0D15F94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005F5D4C" w:rsidRPr="000C7D7D">
          <w:rPr>
            <w:rStyle w:val="Hyperlink"/>
            <w:noProof/>
            <w:lang w:val="en-GB"/>
          </w:rPr>
          <w:t>1.1.3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w:t>
        </w:r>
        <w:r w:rsidR="005F5D4C">
          <w:rPr>
            <w:webHidden/>
          </w:rPr>
          <w:tab/>
        </w:r>
        <w:r w:rsidR="005F5D4C">
          <w:rPr>
            <w:webHidden/>
          </w:rPr>
          <w:fldChar w:fldCharType="begin"/>
        </w:r>
        <w:r w:rsidR="005F5D4C">
          <w:rPr>
            <w:webHidden/>
          </w:rPr>
          <w:instrText xml:space="preserve"> PAGEREF _Toc167916525 \h </w:instrText>
        </w:r>
        <w:r w:rsidR="005F5D4C">
          <w:rPr>
            <w:webHidden/>
          </w:rPr>
        </w:r>
        <w:r w:rsidR="005F5D4C">
          <w:rPr>
            <w:webHidden/>
          </w:rPr>
          <w:fldChar w:fldCharType="separate"/>
        </w:r>
        <w:r w:rsidR="006B7530">
          <w:rPr>
            <w:webHidden/>
          </w:rPr>
          <w:t>1</w:t>
        </w:r>
        <w:r w:rsidR="005F5D4C">
          <w:rPr>
            <w:webHidden/>
          </w:rPr>
          <w:fldChar w:fldCharType="end"/>
        </w:r>
      </w:hyperlink>
    </w:p>
    <w:p w14:paraId="0EA0DDDF" w14:textId="3B18A1C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005F5D4C" w:rsidRPr="000C7D7D">
          <w:rPr>
            <w:rStyle w:val="Hyperlink"/>
            <w:noProof/>
            <w:lang w:val="en-GB"/>
          </w:rPr>
          <w:t>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Scope</w:t>
        </w:r>
        <w:r w:rsidR="005F5D4C">
          <w:rPr>
            <w:webHidden/>
          </w:rPr>
          <w:tab/>
        </w:r>
        <w:r w:rsidR="005F5D4C">
          <w:rPr>
            <w:webHidden/>
          </w:rPr>
          <w:fldChar w:fldCharType="begin"/>
        </w:r>
        <w:r w:rsidR="005F5D4C">
          <w:rPr>
            <w:webHidden/>
          </w:rPr>
          <w:instrText xml:space="preserve"> PAGEREF _Toc167916526 \h </w:instrText>
        </w:r>
        <w:r w:rsidR="005F5D4C">
          <w:rPr>
            <w:webHidden/>
          </w:rPr>
        </w:r>
        <w:r w:rsidR="005F5D4C">
          <w:rPr>
            <w:webHidden/>
          </w:rPr>
          <w:fldChar w:fldCharType="separate"/>
        </w:r>
        <w:r w:rsidR="006B7530">
          <w:rPr>
            <w:webHidden/>
          </w:rPr>
          <w:t>2</w:t>
        </w:r>
        <w:r w:rsidR="005F5D4C">
          <w:rPr>
            <w:webHidden/>
          </w:rPr>
          <w:fldChar w:fldCharType="end"/>
        </w:r>
      </w:hyperlink>
    </w:p>
    <w:p w14:paraId="4C6C5E32" w14:textId="50B6EC9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005F5D4C" w:rsidRPr="000C7D7D">
          <w:rPr>
            <w:rStyle w:val="Hyperlink"/>
            <w:noProof/>
            <w:lang w:val="en-GB" w:eastAsia="en-GB"/>
          </w:rPr>
          <w:t>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References</w:t>
        </w:r>
        <w:r w:rsidR="005F5D4C">
          <w:rPr>
            <w:webHidden/>
          </w:rPr>
          <w:tab/>
        </w:r>
        <w:r w:rsidR="005F5D4C">
          <w:rPr>
            <w:webHidden/>
          </w:rPr>
          <w:fldChar w:fldCharType="begin"/>
        </w:r>
        <w:r w:rsidR="005F5D4C">
          <w:rPr>
            <w:webHidden/>
          </w:rPr>
          <w:instrText xml:space="preserve"> PAGEREF _Toc167916527 \h </w:instrText>
        </w:r>
        <w:r w:rsidR="005F5D4C">
          <w:rPr>
            <w:webHidden/>
          </w:rPr>
        </w:r>
        <w:r w:rsidR="005F5D4C">
          <w:rPr>
            <w:webHidden/>
          </w:rPr>
          <w:fldChar w:fldCharType="separate"/>
        </w:r>
        <w:r w:rsidR="006B7530">
          <w:rPr>
            <w:webHidden/>
          </w:rPr>
          <w:t>2</w:t>
        </w:r>
        <w:r w:rsidR="005F5D4C">
          <w:rPr>
            <w:webHidden/>
          </w:rPr>
          <w:fldChar w:fldCharType="end"/>
        </w:r>
      </w:hyperlink>
    </w:p>
    <w:p w14:paraId="7466881E" w14:textId="5D57FB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005F5D4C" w:rsidRPr="000C7D7D">
          <w:rPr>
            <w:rStyle w:val="Hyperlink"/>
            <w:noProof/>
            <w:lang w:val="en-GB" w:eastAsia="en-GB"/>
          </w:rPr>
          <w:t>1.3.1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Normative</w:t>
        </w:r>
        <w:r w:rsidR="005F5D4C">
          <w:rPr>
            <w:webHidden/>
          </w:rPr>
          <w:tab/>
        </w:r>
        <w:r w:rsidR="005F5D4C">
          <w:rPr>
            <w:webHidden/>
          </w:rPr>
          <w:fldChar w:fldCharType="begin"/>
        </w:r>
        <w:r w:rsidR="005F5D4C">
          <w:rPr>
            <w:webHidden/>
          </w:rPr>
          <w:instrText xml:space="preserve"> PAGEREF _Toc167916528 \h </w:instrText>
        </w:r>
        <w:r w:rsidR="005F5D4C">
          <w:rPr>
            <w:webHidden/>
          </w:rPr>
        </w:r>
        <w:r w:rsidR="005F5D4C">
          <w:rPr>
            <w:webHidden/>
          </w:rPr>
          <w:fldChar w:fldCharType="separate"/>
        </w:r>
        <w:r w:rsidR="006B7530">
          <w:rPr>
            <w:webHidden/>
          </w:rPr>
          <w:t>2</w:t>
        </w:r>
        <w:r w:rsidR="005F5D4C">
          <w:rPr>
            <w:webHidden/>
          </w:rPr>
          <w:fldChar w:fldCharType="end"/>
        </w:r>
      </w:hyperlink>
    </w:p>
    <w:p w14:paraId="1C80CC94" w14:textId="1A8A4E44"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005F5D4C" w:rsidRPr="000C7D7D">
          <w:rPr>
            <w:rStyle w:val="Hyperlink"/>
            <w:noProof/>
            <w:lang w:val="en-GB" w:eastAsia="en-GB"/>
          </w:rPr>
          <w:t>1.3.2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Informative</w:t>
        </w:r>
        <w:r w:rsidR="005F5D4C">
          <w:rPr>
            <w:webHidden/>
          </w:rPr>
          <w:tab/>
        </w:r>
        <w:r w:rsidR="005F5D4C">
          <w:rPr>
            <w:webHidden/>
          </w:rPr>
          <w:fldChar w:fldCharType="begin"/>
        </w:r>
        <w:r w:rsidR="005F5D4C">
          <w:rPr>
            <w:webHidden/>
          </w:rPr>
          <w:instrText xml:space="preserve"> PAGEREF _Toc167916529 \h </w:instrText>
        </w:r>
        <w:r w:rsidR="005F5D4C">
          <w:rPr>
            <w:webHidden/>
          </w:rPr>
        </w:r>
        <w:r w:rsidR="005F5D4C">
          <w:rPr>
            <w:webHidden/>
          </w:rPr>
          <w:fldChar w:fldCharType="separate"/>
        </w:r>
        <w:r w:rsidR="006B7530">
          <w:rPr>
            <w:webHidden/>
          </w:rPr>
          <w:t>3</w:t>
        </w:r>
        <w:r w:rsidR="005F5D4C">
          <w:rPr>
            <w:webHidden/>
          </w:rPr>
          <w:fldChar w:fldCharType="end"/>
        </w:r>
      </w:hyperlink>
    </w:p>
    <w:p w14:paraId="14350FFA" w14:textId="251C080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005F5D4C" w:rsidRPr="000C7D7D">
          <w:rPr>
            <w:rStyle w:val="Hyperlink"/>
            <w:noProof/>
            <w:lang w:val="en-GB"/>
          </w:rPr>
          <w:t>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definitions and abbreviations</w:t>
        </w:r>
        <w:r w:rsidR="005F5D4C">
          <w:rPr>
            <w:webHidden/>
          </w:rPr>
          <w:tab/>
        </w:r>
        <w:r w:rsidR="005F5D4C">
          <w:rPr>
            <w:webHidden/>
          </w:rPr>
          <w:fldChar w:fldCharType="begin"/>
        </w:r>
        <w:r w:rsidR="005F5D4C">
          <w:rPr>
            <w:webHidden/>
          </w:rPr>
          <w:instrText xml:space="preserve"> PAGEREF _Toc167916530 \h </w:instrText>
        </w:r>
        <w:r w:rsidR="005F5D4C">
          <w:rPr>
            <w:webHidden/>
          </w:rPr>
        </w:r>
        <w:r w:rsidR="005F5D4C">
          <w:rPr>
            <w:webHidden/>
          </w:rPr>
          <w:fldChar w:fldCharType="separate"/>
        </w:r>
        <w:r w:rsidR="006B7530">
          <w:rPr>
            <w:webHidden/>
          </w:rPr>
          <w:t>4</w:t>
        </w:r>
        <w:r w:rsidR="005F5D4C">
          <w:rPr>
            <w:webHidden/>
          </w:rPr>
          <w:fldChar w:fldCharType="end"/>
        </w:r>
      </w:hyperlink>
    </w:p>
    <w:p w14:paraId="52B2A4DD" w14:textId="60E6E49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005F5D4C" w:rsidRPr="000C7D7D">
          <w:rPr>
            <w:rStyle w:val="Hyperlink"/>
            <w:noProof/>
            <w:lang w:val="en-GB"/>
          </w:rPr>
          <w:t>1.4.1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and definitions</w:t>
        </w:r>
        <w:r w:rsidR="005F5D4C">
          <w:rPr>
            <w:webHidden/>
          </w:rPr>
          <w:tab/>
        </w:r>
        <w:r w:rsidR="005F5D4C">
          <w:rPr>
            <w:webHidden/>
          </w:rPr>
          <w:fldChar w:fldCharType="begin"/>
        </w:r>
        <w:r w:rsidR="005F5D4C">
          <w:rPr>
            <w:webHidden/>
          </w:rPr>
          <w:instrText xml:space="preserve"> PAGEREF _Toc167916531 \h </w:instrText>
        </w:r>
        <w:r w:rsidR="005F5D4C">
          <w:rPr>
            <w:webHidden/>
          </w:rPr>
        </w:r>
        <w:r w:rsidR="005F5D4C">
          <w:rPr>
            <w:webHidden/>
          </w:rPr>
          <w:fldChar w:fldCharType="separate"/>
        </w:r>
        <w:r w:rsidR="006B7530">
          <w:rPr>
            <w:webHidden/>
          </w:rPr>
          <w:t>4</w:t>
        </w:r>
        <w:r w:rsidR="005F5D4C">
          <w:rPr>
            <w:webHidden/>
          </w:rPr>
          <w:fldChar w:fldCharType="end"/>
        </w:r>
      </w:hyperlink>
    </w:p>
    <w:p w14:paraId="2A6B9139" w14:textId="4F8873E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005F5D4C" w:rsidRPr="000C7D7D">
          <w:rPr>
            <w:rStyle w:val="Hyperlink"/>
            <w:noProof/>
            <w:lang w:val="en-GB"/>
          </w:rPr>
          <w:t>1.4.2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Abbreviations</w:t>
        </w:r>
        <w:r w:rsidR="005F5D4C">
          <w:rPr>
            <w:webHidden/>
          </w:rPr>
          <w:tab/>
        </w:r>
        <w:r w:rsidR="005F5D4C">
          <w:rPr>
            <w:webHidden/>
          </w:rPr>
          <w:fldChar w:fldCharType="begin"/>
        </w:r>
        <w:r w:rsidR="005F5D4C">
          <w:rPr>
            <w:webHidden/>
          </w:rPr>
          <w:instrText xml:space="preserve"> PAGEREF _Toc167916532 \h </w:instrText>
        </w:r>
        <w:r w:rsidR="005F5D4C">
          <w:rPr>
            <w:webHidden/>
          </w:rPr>
        </w:r>
        <w:r w:rsidR="005F5D4C">
          <w:rPr>
            <w:webHidden/>
          </w:rPr>
          <w:fldChar w:fldCharType="separate"/>
        </w:r>
        <w:r w:rsidR="006B7530">
          <w:rPr>
            <w:webHidden/>
          </w:rPr>
          <w:t>7</w:t>
        </w:r>
        <w:r w:rsidR="005F5D4C">
          <w:rPr>
            <w:webHidden/>
          </w:rPr>
          <w:fldChar w:fldCharType="end"/>
        </w:r>
      </w:hyperlink>
    </w:p>
    <w:p w14:paraId="7BAEF080" w14:textId="2123A46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005F5D4C" w:rsidRPr="000C7D7D">
          <w:rPr>
            <w:rStyle w:val="Hyperlink"/>
            <w:noProof/>
            <w:lang w:val="en-GB"/>
          </w:rPr>
          <w:t>1.4.3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Notation</w:t>
        </w:r>
        <w:r w:rsidR="005F5D4C">
          <w:rPr>
            <w:webHidden/>
          </w:rPr>
          <w:tab/>
        </w:r>
        <w:r w:rsidR="005F5D4C">
          <w:rPr>
            <w:webHidden/>
          </w:rPr>
          <w:fldChar w:fldCharType="begin"/>
        </w:r>
        <w:r w:rsidR="005F5D4C">
          <w:rPr>
            <w:webHidden/>
          </w:rPr>
          <w:instrText xml:space="preserve"> PAGEREF _Toc167916533 \h </w:instrText>
        </w:r>
        <w:r w:rsidR="005F5D4C">
          <w:rPr>
            <w:webHidden/>
          </w:rPr>
        </w:r>
        <w:r w:rsidR="005F5D4C">
          <w:rPr>
            <w:webHidden/>
          </w:rPr>
          <w:fldChar w:fldCharType="separate"/>
        </w:r>
        <w:r w:rsidR="006B7530">
          <w:rPr>
            <w:webHidden/>
          </w:rPr>
          <w:t>8</w:t>
        </w:r>
        <w:r w:rsidR="005F5D4C">
          <w:rPr>
            <w:webHidden/>
          </w:rPr>
          <w:fldChar w:fldCharType="end"/>
        </w:r>
      </w:hyperlink>
    </w:p>
    <w:p w14:paraId="014D5291" w14:textId="5602F87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005F5D4C" w:rsidRPr="000C7D7D">
          <w:rPr>
            <w:rStyle w:val="Hyperlink"/>
            <w:noProof/>
            <w:lang w:val="en-GB"/>
          </w:rPr>
          <w:t>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of language</w:t>
        </w:r>
        <w:r w:rsidR="005F5D4C">
          <w:rPr>
            <w:webHidden/>
          </w:rPr>
          <w:tab/>
        </w:r>
        <w:r w:rsidR="005F5D4C">
          <w:rPr>
            <w:webHidden/>
          </w:rPr>
          <w:fldChar w:fldCharType="begin"/>
        </w:r>
        <w:r w:rsidR="005F5D4C">
          <w:rPr>
            <w:webHidden/>
          </w:rPr>
          <w:instrText xml:space="preserve"> PAGEREF _Toc167916534 \h </w:instrText>
        </w:r>
        <w:r w:rsidR="005F5D4C">
          <w:rPr>
            <w:webHidden/>
          </w:rPr>
        </w:r>
        <w:r w:rsidR="005F5D4C">
          <w:rPr>
            <w:webHidden/>
          </w:rPr>
          <w:fldChar w:fldCharType="separate"/>
        </w:r>
        <w:r w:rsidR="006B7530">
          <w:rPr>
            <w:webHidden/>
          </w:rPr>
          <w:t>9</w:t>
        </w:r>
        <w:r w:rsidR="005F5D4C">
          <w:rPr>
            <w:webHidden/>
          </w:rPr>
          <w:fldChar w:fldCharType="end"/>
        </w:r>
      </w:hyperlink>
    </w:p>
    <w:p w14:paraId="0E654617" w14:textId="5F7C1A3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005F5D4C" w:rsidRPr="000C7D7D">
          <w:rPr>
            <w:rStyle w:val="Hyperlink"/>
            <w:noProof/>
            <w:lang w:val="en-GB"/>
          </w:rPr>
          <w:t>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data product description</w:t>
        </w:r>
        <w:r w:rsidR="005F5D4C">
          <w:rPr>
            <w:webHidden/>
          </w:rPr>
          <w:tab/>
        </w:r>
        <w:r w:rsidR="005F5D4C">
          <w:rPr>
            <w:webHidden/>
          </w:rPr>
          <w:fldChar w:fldCharType="begin"/>
        </w:r>
        <w:r w:rsidR="005F5D4C">
          <w:rPr>
            <w:webHidden/>
          </w:rPr>
          <w:instrText xml:space="preserve"> PAGEREF _Toc167916535 \h </w:instrText>
        </w:r>
        <w:r w:rsidR="005F5D4C">
          <w:rPr>
            <w:webHidden/>
          </w:rPr>
        </w:r>
        <w:r w:rsidR="005F5D4C">
          <w:rPr>
            <w:webHidden/>
          </w:rPr>
          <w:fldChar w:fldCharType="separate"/>
        </w:r>
        <w:r w:rsidR="006B7530">
          <w:rPr>
            <w:webHidden/>
          </w:rPr>
          <w:t>9</w:t>
        </w:r>
        <w:r w:rsidR="005F5D4C">
          <w:rPr>
            <w:webHidden/>
          </w:rPr>
          <w:fldChar w:fldCharType="end"/>
        </w:r>
      </w:hyperlink>
    </w:p>
    <w:p w14:paraId="5E3EA9C9" w14:textId="3A4D589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005F5D4C" w:rsidRPr="000C7D7D">
          <w:rPr>
            <w:rStyle w:val="Hyperlink"/>
            <w:noProof/>
            <w:lang w:val="en-GB"/>
          </w:rPr>
          <w:t>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Product Specification metadata</w:t>
        </w:r>
        <w:r w:rsidR="005F5D4C">
          <w:rPr>
            <w:webHidden/>
          </w:rPr>
          <w:tab/>
        </w:r>
        <w:r w:rsidR="005F5D4C">
          <w:rPr>
            <w:webHidden/>
          </w:rPr>
          <w:fldChar w:fldCharType="begin"/>
        </w:r>
        <w:r w:rsidR="005F5D4C">
          <w:rPr>
            <w:webHidden/>
          </w:rPr>
          <w:instrText xml:space="preserve"> PAGEREF _Toc167916536 \h </w:instrText>
        </w:r>
        <w:r w:rsidR="005F5D4C">
          <w:rPr>
            <w:webHidden/>
          </w:rPr>
        </w:r>
        <w:r w:rsidR="005F5D4C">
          <w:rPr>
            <w:webHidden/>
          </w:rPr>
          <w:fldChar w:fldCharType="separate"/>
        </w:r>
        <w:r w:rsidR="006B7530">
          <w:rPr>
            <w:webHidden/>
          </w:rPr>
          <w:t>9</w:t>
        </w:r>
        <w:r w:rsidR="005F5D4C">
          <w:rPr>
            <w:webHidden/>
          </w:rPr>
          <w:fldChar w:fldCharType="end"/>
        </w:r>
      </w:hyperlink>
    </w:p>
    <w:p w14:paraId="250469A9" w14:textId="1915CE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005F5D4C" w:rsidRPr="000C7D7D">
          <w:rPr>
            <w:rStyle w:val="Hyperlink"/>
            <w:noProof/>
            <w:lang w:val="en-GB" w:eastAsia="en-US"/>
          </w:rPr>
          <w:t>1.7.1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IHO Product Specification maintenance</w:t>
        </w:r>
        <w:r w:rsidR="005F5D4C">
          <w:rPr>
            <w:webHidden/>
          </w:rPr>
          <w:tab/>
        </w:r>
        <w:r w:rsidR="005F5D4C">
          <w:rPr>
            <w:webHidden/>
          </w:rPr>
          <w:fldChar w:fldCharType="begin"/>
        </w:r>
        <w:r w:rsidR="005F5D4C">
          <w:rPr>
            <w:webHidden/>
          </w:rPr>
          <w:instrText xml:space="preserve"> PAGEREF _Toc167916537 \h </w:instrText>
        </w:r>
        <w:r w:rsidR="005F5D4C">
          <w:rPr>
            <w:webHidden/>
          </w:rPr>
        </w:r>
        <w:r w:rsidR="005F5D4C">
          <w:rPr>
            <w:webHidden/>
          </w:rPr>
          <w:fldChar w:fldCharType="separate"/>
        </w:r>
        <w:r w:rsidR="006B7530">
          <w:rPr>
            <w:webHidden/>
          </w:rPr>
          <w:t>10</w:t>
        </w:r>
        <w:r w:rsidR="005F5D4C">
          <w:rPr>
            <w:webHidden/>
          </w:rPr>
          <w:fldChar w:fldCharType="end"/>
        </w:r>
      </w:hyperlink>
    </w:p>
    <w:p w14:paraId="35564E43" w14:textId="2D5E20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005F5D4C" w:rsidRPr="000C7D7D">
          <w:rPr>
            <w:rStyle w:val="Hyperlink"/>
            <w:noProof/>
            <w:lang w:val="en-GB"/>
          </w:rPr>
          <w:t>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Specification Scopes</w:t>
        </w:r>
        <w:r w:rsidR="005F5D4C">
          <w:rPr>
            <w:webHidden/>
          </w:rPr>
          <w:tab/>
        </w:r>
        <w:r w:rsidR="005F5D4C">
          <w:rPr>
            <w:webHidden/>
          </w:rPr>
          <w:fldChar w:fldCharType="begin"/>
        </w:r>
        <w:r w:rsidR="005F5D4C">
          <w:rPr>
            <w:webHidden/>
          </w:rPr>
          <w:instrText xml:space="preserve"> PAGEREF _Toc167916538 \h </w:instrText>
        </w:r>
        <w:r w:rsidR="005F5D4C">
          <w:rPr>
            <w:webHidden/>
          </w:rPr>
        </w:r>
        <w:r w:rsidR="005F5D4C">
          <w:rPr>
            <w:webHidden/>
          </w:rPr>
          <w:fldChar w:fldCharType="separate"/>
        </w:r>
        <w:r w:rsidR="006B7530">
          <w:rPr>
            <w:webHidden/>
          </w:rPr>
          <w:t>11</w:t>
        </w:r>
        <w:r w:rsidR="005F5D4C">
          <w:rPr>
            <w:webHidden/>
          </w:rPr>
          <w:fldChar w:fldCharType="end"/>
        </w:r>
      </w:hyperlink>
    </w:p>
    <w:p w14:paraId="4B054053" w14:textId="7FAAD975"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005F5D4C" w:rsidRPr="000C7D7D">
          <w:rPr>
            <w:rStyle w:val="Hyperlink"/>
            <w:noProof/>
            <w:lang w:val="en-GB"/>
          </w:rPr>
          <w:t>3</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Dataset Identification</w:t>
        </w:r>
        <w:r w:rsidR="005F5D4C">
          <w:rPr>
            <w:webHidden/>
          </w:rPr>
          <w:tab/>
        </w:r>
        <w:r w:rsidR="005F5D4C">
          <w:rPr>
            <w:webHidden/>
          </w:rPr>
          <w:fldChar w:fldCharType="begin"/>
        </w:r>
        <w:r w:rsidR="005F5D4C">
          <w:rPr>
            <w:webHidden/>
          </w:rPr>
          <w:instrText xml:space="preserve"> PAGEREF _Toc167916539 \h </w:instrText>
        </w:r>
        <w:r w:rsidR="005F5D4C">
          <w:rPr>
            <w:webHidden/>
          </w:rPr>
        </w:r>
        <w:r w:rsidR="005F5D4C">
          <w:rPr>
            <w:webHidden/>
          </w:rPr>
          <w:fldChar w:fldCharType="separate"/>
        </w:r>
        <w:r w:rsidR="006B7530">
          <w:rPr>
            <w:webHidden/>
          </w:rPr>
          <w:t>11</w:t>
        </w:r>
        <w:r w:rsidR="005F5D4C">
          <w:rPr>
            <w:webHidden/>
          </w:rPr>
          <w:fldChar w:fldCharType="end"/>
        </w:r>
      </w:hyperlink>
    </w:p>
    <w:p w14:paraId="23817DC8" w14:textId="41AAC81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005F5D4C" w:rsidRPr="000C7D7D">
          <w:rPr>
            <w:rStyle w:val="Hyperlink"/>
            <w:noProof/>
            <w:lang w:val="en-GB"/>
          </w:rPr>
          <w:t>4</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Content and Structure</w:t>
        </w:r>
        <w:r w:rsidR="005F5D4C">
          <w:rPr>
            <w:webHidden/>
          </w:rPr>
          <w:tab/>
        </w:r>
        <w:r w:rsidR="005F5D4C">
          <w:rPr>
            <w:webHidden/>
          </w:rPr>
          <w:fldChar w:fldCharType="begin"/>
        </w:r>
        <w:r w:rsidR="005F5D4C">
          <w:rPr>
            <w:webHidden/>
          </w:rPr>
          <w:instrText xml:space="preserve"> PAGEREF _Toc167916540 \h </w:instrText>
        </w:r>
        <w:r w:rsidR="005F5D4C">
          <w:rPr>
            <w:webHidden/>
          </w:rPr>
        </w:r>
        <w:r w:rsidR="005F5D4C">
          <w:rPr>
            <w:webHidden/>
          </w:rPr>
          <w:fldChar w:fldCharType="separate"/>
        </w:r>
        <w:r w:rsidR="006B7530">
          <w:rPr>
            <w:webHidden/>
          </w:rPr>
          <w:t>12</w:t>
        </w:r>
        <w:r w:rsidR="005F5D4C">
          <w:rPr>
            <w:webHidden/>
          </w:rPr>
          <w:fldChar w:fldCharType="end"/>
        </w:r>
      </w:hyperlink>
    </w:p>
    <w:p w14:paraId="39C31C07" w14:textId="2CEA024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005F5D4C" w:rsidRPr="000C7D7D">
          <w:rPr>
            <w:rStyle w:val="Hyperlink"/>
            <w:noProof/>
            <w:lang w:val="en-GB"/>
          </w:rPr>
          <w:t>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_Toc167916541 \h </w:instrText>
        </w:r>
        <w:r w:rsidR="005F5D4C">
          <w:rPr>
            <w:webHidden/>
          </w:rPr>
        </w:r>
        <w:r w:rsidR="005F5D4C">
          <w:rPr>
            <w:webHidden/>
          </w:rPr>
          <w:fldChar w:fldCharType="separate"/>
        </w:r>
        <w:r w:rsidR="006B7530">
          <w:rPr>
            <w:webHidden/>
          </w:rPr>
          <w:t>12</w:t>
        </w:r>
        <w:r w:rsidR="005F5D4C">
          <w:rPr>
            <w:webHidden/>
          </w:rPr>
          <w:fldChar w:fldCharType="end"/>
        </w:r>
      </w:hyperlink>
    </w:p>
    <w:p w14:paraId="0D16FF21" w14:textId="747F2DE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005F5D4C" w:rsidRPr="000C7D7D">
          <w:rPr>
            <w:rStyle w:val="Hyperlink"/>
            <w:noProof/>
            <w:lang w:val="en-GB"/>
          </w:rPr>
          <w:t>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Application Schema</w:t>
        </w:r>
        <w:r w:rsidR="005F5D4C">
          <w:rPr>
            <w:webHidden/>
          </w:rPr>
          <w:tab/>
        </w:r>
        <w:r w:rsidR="005F5D4C">
          <w:rPr>
            <w:webHidden/>
          </w:rPr>
          <w:fldChar w:fldCharType="begin"/>
        </w:r>
        <w:r w:rsidR="005F5D4C">
          <w:rPr>
            <w:webHidden/>
          </w:rPr>
          <w:instrText xml:space="preserve"> PAGEREF _Toc167916542 \h </w:instrText>
        </w:r>
        <w:r w:rsidR="005F5D4C">
          <w:rPr>
            <w:webHidden/>
          </w:rPr>
        </w:r>
        <w:r w:rsidR="005F5D4C">
          <w:rPr>
            <w:webHidden/>
          </w:rPr>
          <w:fldChar w:fldCharType="separate"/>
        </w:r>
        <w:r w:rsidR="006B7530">
          <w:rPr>
            <w:webHidden/>
          </w:rPr>
          <w:t>13</w:t>
        </w:r>
        <w:r w:rsidR="005F5D4C">
          <w:rPr>
            <w:webHidden/>
          </w:rPr>
          <w:fldChar w:fldCharType="end"/>
        </w:r>
      </w:hyperlink>
    </w:p>
    <w:p w14:paraId="46464C83" w14:textId="61BAA14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005F5D4C" w:rsidRPr="000C7D7D">
          <w:rPr>
            <w:rStyle w:val="Hyperlink"/>
            <w:noProof/>
            <w:lang w:val="en-GB"/>
          </w:rPr>
          <w:t>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Catalogue</w:t>
        </w:r>
        <w:r w:rsidR="005F5D4C">
          <w:rPr>
            <w:webHidden/>
          </w:rPr>
          <w:tab/>
        </w:r>
        <w:r w:rsidR="005F5D4C">
          <w:rPr>
            <w:webHidden/>
          </w:rPr>
          <w:fldChar w:fldCharType="begin"/>
        </w:r>
        <w:r w:rsidR="005F5D4C">
          <w:rPr>
            <w:webHidden/>
          </w:rPr>
          <w:instrText xml:space="preserve"> PAGEREF _Toc167916543 \h </w:instrText>
        </w:r>
        <w:r w:rsidR="005F5D4C">
          <w:rPr>
            <w:webHidden/>
          </w:rPr>
        </w:r>
        <w:r w:rsidR="005F5D4C">
          <w:rPr>
            <w:webHidden/>
          </w:rPr>
          <w:fldChar w:fldCharType="separate"/>
        </w:r>
        <w:r w:rsidR="006B7530">
          <w:rPr>
            <w:webHidden/>
          </w:rPr>
          <w:t>13</w:t>
        </w:r>
        <w:r w:rsidR="005F5D4C">
          <w:rPr>
            <w:webHidden/>
          </w:rPr>
          <w:fldChar w:fldCharType="end"/>
        </w:r>
      </w:hyperlink>
    </w:p>
    <w:p w14:paraId="11F207EC" w14:textId="6F58CBE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005F5D4C" w:rsidRPr="000C7D7D">
          <w:rPr>
            <w:rStyle w:val="Hyperlink"/>
            <w:noProof/>
            <w:lang w:val="en-GB" w:eastAsia="en-US"/>
          </w:rPr>
          <w:t>4.3.1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Introduction</w:t>
        </w:r>
        <w:r w:rsidR="005F5D4C">
          <w:rPr>
            <w:webHidden/>
          </w:rPr>
          <w:tab/>
        </w:r>
        <w:r w:rsidR="005F5D4C">
          <w:rPr>
            <w:webHidden/>
          </w:rPr>
          <w:fldChar w:fldCharType="begin"/>
        </w:r>
        <w:r w:rsidR="005F5D4C">
          <w:rPr>
            <w:webHidden/>
          </w:rPr>
          <w:instrText xml:space="preserve"> PAGEREF _Toc167916544 \h </w:instrText>
        </w:r>
        <w:r w:rsidR="005F5D4C">
          <w:rPr>
            <w:webHidden/>
          </w:rPr>
        </w:r>
        <w:r w:rsidR="005F5D4C">
          <w:rPr>
            <w:webHidden/>
          </w:rPr>
          <w:fldChar w:fldCharType="separate"/>
        </w:r>
        <w:r w:rsidR="006B7530">
          <w:rPr>
            <w:webHidden/>
          </w:rPr>
          <w:t>13</w:t>
        </w:r>
        <w:r w:rsidR="005F5D4C">
          <w:rPr>
            <w:webHidden/>
          </w:rPr>
          <w:fldChar w:fldCharType="end"/>
        </w:r>
      </w:hyperlink>
    </w:p>
    <w:p w14:paraId="0D26A368" w14:textId="7C1157C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005F5D4C" w:rsidRPr="000C7D7D">
          <w:rPr>
            <w:rStyle w:val="Hyperlink"/>
            <w:noProof/>
            <w:lang w:val="en-GB"/>
          </w:rPr>
          <w:t>4.3.2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types</w:t>
        </w:r>
        <w:r w:rsidR="005F5D4C">
          <w:rPr>
            <w:webHidden/>
          </w:rPr>
          <w:tab/>
        </w:r>
        <w:r w:rsidR="005F5D4C">
          <w:rPr>
            <w:webHidden/>
          </w:rPr>
          <w:fldChar w:fldCharType="begin"/>
        </w:r>
        <w:r w:rsidR="005F5D4C">
          <w:rPr>
            <w:webHidden/>
          </w:rPr>
          <w:instrText xml:space="preserve"> PAGEREF _Toc167916545 \h </w:instrText>
        </w:r>
        <w:r w:rsidR="005F5D4C">
          <w:rPr>
            <w:webHidden/>
          </w:rPr>
        </w:r>
        <w:r w:rsidR="005F5D4C">
          <w:rPr>
            <w:webHidden/>
          </w:rPr>
          <w:fldChar w:fldCharType="separate"/>
        </w:r>
        <w:r w:rsidR="006B7530">
          <w:rPr>
            <w:webHidden/>
          </w:rPr>
          <w:t>13</w:t>
        </w:r>
        <w:r w:rsidR="005F5D4C">
          <w:rPr>
            <w:webHidden/>
          </w:rPr>
          <w:fldChar w:fldCharType="end"/>
        </w:r>
      </w:hyperlink>
    </w:p>
    <w:p w14:paraId="1E5788E0" w14:textId="5017D46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005F5D4C" w:rsidRPr="000C7D7D">
          <w:rPr>
            <w:rStyle w:val="Hyperlink"/>
            <w:noProof/>
            <w:lang w:val="en-GB"/>
          </w:rPr>
          <w:t>4.3.3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relationship</w:t>
        </w:r>
        <w:r w:rsidR="005F5D4C">
          <w:rPr>
            <w:webHidden/>
          </w:rPr>
          <w:tab/>
        </w:r>
        <w:r w:rsidR="005F5D4C">
          <w:rPr>
            <w:webHidden/>
          </w:rPr>
          <w:fldChar w:fldCharType="begin"/>
        </w:r>
        <w:r w:rsidR="005F5D4C">
          <w:rPr>
            <w:webHidden/>
          </w:rPr>
          <w:instrText xml:space="preserve"> PAGEREF _Toc167916546 \h </w:instrText>
        </w:r>
        <w:r w:rsidR="005F5D4C">
          <w:rPr>
            <w:webHidden/>
          </w:rPr>
        </w:r>
        <w:r w:rsidR="005F5D4C">
          <w:rPr>
            <w:webHidden/>
          </w:rPr>
          <w:fldChar w:fldCharType="separate"/>
        </w:r>
        <w:r w:rsidR="006B7530">
          <w:rPr>
            <w:webHidden/>
          </w:rPr>
          <w:t>13</w:t>
        </w:r>
        <w:r w:rsidR="005F5D4C">
          <w:rPr>
            <w:webHidden/>
          </w:rPr>
          <w:fldChar w:fldCharType="end"/>
        </w:r>
      </w:hyperlink>
    </w:p>
    <w:p w14:paraId="1F2AC6C7" w14:textId="11E7F3B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005F5D4C" w:rsidRPr="000C7D7D">
          <w:rPr>
            <w:rStyle w:val="Hyperlink"/>
            <w:noProof/>
            <w:lang w:val="en-GB" w:eastAsia="en-US"/>
          </w:rPr>
          <w:t>4.3.4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Attributes</w:t>
        </w:r>
        <w:r w:rsidR="005F5D4C">
          <w:rPr>
            <w:webHidden/>
          </w:rPr>
          <w:tab/>
        </w:r>
        <w:r w:rsidR="005F5D4C">
          <w:rPr>
            <w:webHidden/>
          </w:rPr>
          <w:fldChar w:fldCharType="begin"/>
        </w:r>
        <w:r w:rsidR="005F5D4C">
          <w:rPr>
            <w:webHidden/>
          </w:rPr>
          <w:instrText xml:space="preserve"> PAGEREF _Toc167916547 \h </w:instrText>
        </w:r>
        <w:r w:rsidR="005F5D4C">
          <w:rPr>
            <w:webHidden/>
          </w:rPr>
        </w:r>
        <w:r w:rsidR="005F5D4C">
          <w:rPr>
            <w:webHidden/>
          </w:rPr>
          <w:fldChar w:fldCharType="separate"/>
        </w:r>
        <w:r w:rsidR="006B7530">
          <w:rPr>
            <w:webHidden/>
          </w:rPr>
          <w:t>13</w:t>
        </w:r>
        <w:r w:rsidR="005F5D4C">
          <w:rPr>
            <w:webHidden/>
          </w:rPr>
          <w:fldChar w:fldCharType="end"/>
        </w:r>
      </w:hyperlink>
    </w:p>
    <w:p w14:paraId="47188C1F" w14:textId="5AAD6D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005F5D4C" w:rsidRPr="000C7D7D">
          <w:rPr>
            <w:rStyle w:val="Hyperlink"/>
            <w:noProof/>
            <w:lang w:val="en-GB" w:eastAsia="en-US"/>
          </w:rPr>
          <w:t>4.3.5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Spatial quality</w:t>
        </w:r>
        <w:r w:rsidR="005F5D4C">
          <w:rPr>
            <w:webHidden/>
          </w:rPr>
          <w:tab/>
        </w:r>
        <w:r w:rsidR="005F5D4C">
          <w:rPr>
            <w:webHidden/>
          </w:rPr>
          <w:fldChar w:fldCharType="begin"/>
        </w:r>
        <w:r w:rsidR="005F5D4C">
          <w:rPr>
            <w:webHidden/>
          </w:rPr>
          <w:instrText xml:space="preserve"> PAGEREF _Toc167916548 \h </w:instrText>
        </w:r>
        <w:r w:rsidR="005F5D4C">
          <w:rPr>
            <w:webHidden/>
          </w:rPr>
        </w:r>
        <w:r w:rsidR="005F5D4C">
          <w:rPr>
            <w:webHidden/>
          </w:rPr>
          <w:fldChar w:fldCharType="separate"/>
        </w:r>
        <w:r w:rsidR="006B7530">
          <w:rPr>
            <w:webHidden/>
          </w:rPr>
          <w:t>13</w:t>
        </w:r>
        <w:r w:rsidR="005F5D4C">
          <w:rPr>
            <w:webHidden/>
          </w:rPr>
          <w:fldChar w:fldCharType="end"/>
        </w:r>
      </w:hyperlink>
    </w:p>
    <w:p w14:paraId="13C45436" w14:textId="6716D29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005F5D4C" w:rsidRPr="000C7D7D">
          <w:rPr>
            <w:rStyle w:val="Hyperlink"/>
            <w:rFonts w:eastAsia="Times New Roman" w:cs="Arial"/>
            <w:noProof/>
            <w:lang w:val="en-GB" w:eastAsia="en-GB"/>
          </w:rPr>
          <w:t>4.4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types</w:t>
        </w:r>
        <w:r w:rsidR="005F5D4C">
          <w:rPr>
            <w:webHidden/>
          </w:rPr>
          <w:tab/>
        </w:r>
        <w:r w:rsidR="005F5D4C">
          <w:rPr>
            <w:webHidden/>
          </w:rPr>
          <w:fldChar w:fldCharType="begin"/>
        </w:r>
        <w:r w:rsidR="005F5D4C">
          <w:rPr>
            <w:webHidden/>
          </w:rPr>
          <w:instrText xml:space="preserve"> PAGEREF _Toc167916549 \h </w:instrText>
        </w:r>
        <w:r w:rsidR="005F5D4C">
          <w:rPr>
            <w:webHidden/>
          </w:rPr>
        </w:r>
        <w:r w:rsidR="005F5D4C">
          <w:rPr>
            <w:webHidden/>
          </w:rPr>
          <w:fldChar w:fldCharType="separate"/>
        </w:r>
        <w:r w:rsidR="006B7530">
          <w:rPr>
            <w:webHidden/>
          </w:rPr>
          <w:t>14</w:t>
        </w:r>
        <w:r w:rsidR="005F5D4C">
          <w:rPr>
            <w:webHidden/>
          </w:rPr>
          <w:fldChar w:fldCharType="end"/>
        </w:r>
      </w:hyperlink>
    </w:p>
    <w:p w14:paraId="6DDF5203" w14:textId="003977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005F5D4C" w:rsidRPr="000C7D7D">
          <w:rPr>
            <w:rStyle w:val="Hyperlink"/>
            <w:noProof/>
            <w:lang w:val="en-GB"/>
          </w:rPr>
          <w:t>4.5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Schema</w:t>
        </w:r>
        <w:r w:rsidR="005F5D4C">
          <w:rPr>
            <w:webHidden/>
          </w:rPr>
          <w:tab/>
        </w:r>
        <w:r w:rsidR="005F5D4C">
          <w:rPr>
            <w:webHidden/>
          </w:rPr>
          <w:fldChar w:fldCharType="begin"/>
        </w:r>
        <w:r w:rsidR="005F5D4C">
          <w:rPr>
            <w:webHidden/>
          </w:rPr>
          <w:instrText xml:space="preserve"> PAGEREF _Toc167916550 \h </w:instrText>
        </w:r>
        <w:r w:rsidR="005F5D4C">
          <w:rPr>
            <w:webHidden/>
          </w:rPr>
        </w:r>
        <w:r w:rsidR="005F5D4C">
          <w:rPr>
            <w:webHidden/>
          </w:rPr>
          <w:fldChar w:fldCharType="separate"/>
        </w:r>
        <w:r w:rsidR="006B7530">
          <w:rPr>
            <w:webHidden/>
          </w:rPr>
          <w:t>14</w:t>
        </w:r>
        <w:r w:rsidR="005F5D4C">
          <w:rPr>
            <w:webHidden/>
          </w:rPr>
          <w:fldChar w:fldCharType="end"/>
        </w:r>
      </w:hyperlink>
    </w:p>
    <w:p w14:paraId="2B5A3859" w14:textId="1C037B1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005F5D4C" w:rsidRPr="000C7D7D">
          <w:rPr>
            <w:rStyle w:val="Hyperlink"/>
            <w:noProof/>
            <w:lang w:val="en-GB" w:eastAsia="en-US"/>
          </w:rPr>
          <w:t>4.5.1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Coverages</w:t>
        </w:r>
        <w:r w:rsidR="005F5D4C">
          <w:rPr>
            <w:webHidden/>
          </w:rPr>
          <w:tab/>
        </w:r>
        <w:r w:rsidR="005F5D4C">
          <w:rPr>
            <w:webHidden/>
          </w:rPr>
          <w:fldChar w:fldCharType="begin"/>
        </w:r>
        <w:r w:rsidR="005F5D4C">
          <w:rPr>
            <w:webHidden/>
          </w:rPr>
          <w:instrText xml:space="preserve"> PAGEREF _Toc167916551 \h </w:instrText>
        </w:r>
        <w:r w:rsidR="005F5D4C">
          <w:rPr>
            <w:webHidden/>
          </w:rPr>
        </w:r>
        <w:r w:rsidR="005F5D4C">
          <w:rPr>
            <w:webHidden/>
          </w:rPr>
          <w:fldChar w:fldCharType="separate"/>
        </w:r>
        <w:r w:rsidR="006B7530">
          <w:rPr>
            <w:webHidden/>
          </w:rPr>
          <w:t>14</w:t>
        </w:r>
        <w:r w:rsidR="005F5D4C">
          <w:rPr>
            <w:webHidden/>
          </w:rPr>
          <w:fldChar w:fldCharType="end"/>
        </w:r>
      </w:hyperlink>
    </w:p>
    <w:p w14:paraId="3F308087" w14:textId="3937035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005F5D4C" w:rsidRPr="000C7D7D">
          <w:rPr>
            <w:rStyle w:val="Hyperlink"/>
            <w:noProof/>
            <w:lang w:val="en-GB"/>
          </w:rPr>
          <w:t>4.5.2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Regular grids</w:t>
        </w:r>
        <w:r w:rsidR="005F5D4C">
          <w:rPr>
            <w:webHidden/>
          </w:rPr>
          <w:tab/>
        </w:r>
        <w:r w:rsidR="005F5D4C">
          <w:rPr>
            <w:webHidden/>
          </w:rPr>
          <w:fldChar w:fldCharType="begin"/>
        </w:r>
        <w:r w:rsidR="005F5D4C">
          <w:rPr>
            <w:webHidden/>
          </w:rPr>
          <w:instrText xml:space="preserve"> PAGEREF _Toc167916552 \h </w:instrText>
        </w:r>
        <w:r w:rsidR="005F5D4C">
          <w:rPr>
            <w:webHidden/>
          </w:rPr>
        </w:r>
        <w:r w:rsidR="005F5D4C">
          <w:rPr>
            <w:webHidden/>
          </w:rPr>
          <w:fldChar w:fldCharType="separate"/>
        </w:r>
        <w:r w:rsidR="006B7530">
          <w:rPr>
            <w:webHidden/>
          </w:rPr>
          <w:t>15</w:t>
        </w:r>
        <w:r w:rsidR="005F5D4C">
          <w:rPr>
            <w:webHidden/>
          </w:rPr>
          <w:fldChar w:fldCharType="end"/>
        </w:r>
      </w:hyperlink>
    </w:p>
    <w:p w14:paraId="42BF9ED9" w14:textId="1328CF2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005F5D4C" w:rsidRPr="000C7D7D">
          <w:rPr>
            <w:rStyle w:val="Hyperlink"/>
            <w:noProof/>
            <w:lang w:val="en-GB"/>
          </w:rPr>
          <w:t>5</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Coordinate Reference Systems (CRS)</w:t>
        </w:r>
        <w:r w:rsidR="005F5D4C">
          <w:rPr>
            <w:webHidden/>
          </w:rPr>
          <w:tab/>
        </w:r>
        <w:r w:rsidR="005F5D4C">
          <w:rPr>
            <w:webHidden/>
          </w:rPr>
          <w:fldChar w:fldCharType="begin"/>
        </w:r>
        <w:r w:rsidR="005F5D4C">
          <w:rPr>
            <w:webHidden/>
          </w:rPr>
          <w:instrText xml:space="preserve"> PAGEREF _Toc167916553 \h </w:instrText>
        </w:r>
        <w:r w:rsidR="005F5D4C">
          <w:rPr>
            <w:webHidden/>
          </w:rPr>
        </w:r>
        <w:r w:rsidR="005F5D4C">
          <w:rPr>
            <w:webHidden/>
          </w:rPr>
          <w:fldChar w:fldCharType="separate"/>
        </w:r>
        <w:r w:rsidR="006B7530">
          <w:rPr>
            <w:webHidden/>
          </w:rPr>
          <w:t>16</w:t>
        </w:r>
        <w:r w:rsidR="005F5D4C">
          <w:rPr>
            <w:webHidden/>
          </w:rPr>
          <w:fldChar w:fldCharType="end"/>
        </w:r>
      </w:hyperlink>
    </w:p>
    <w:p w14:paraId="4C3DC293" w14:textId="2121BCF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005F5D4C" w:rsidRPr="000C7D7D">
          <w:rPr>
            <w:rStyle w:val="Hyperlink"/>
            <w:noProof/>
            <w:lang w:val="en-GB"/>
          </w:rPr>
          <w:t>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Horizontal reference system</w:t>
        </w:r>
        <w:r w:rsidR="005F5D4C">
          <w:rPr>
            <w:webHidden/>
          </w:rPr>
          <w:tab/>
        </w:r>
        <w:r w:rsidR="005F5D4C">
          <w:rPr>
            <w:webHidden/>
          </w:rPr>
          <w:fldChar w:fldCharType="begin"/>
        </w:r>
        <w:r w:rsidR="005F5D4C">
          <w:rPr>
            <w:webHidden/>
          </w:rPr>
          <w:instrText xml:space="preserve"> PAGEREF _Toc167916554 \h </w:instrText>
        </w:r>
        <w:r w:rsidR="005F5D4C">
          <w:rPr>
            <w:webHidden/>
          </w:rPr>
        </w:r>
        <w:r w:rsidR="005F5D4C">
          <w:rPr>
            <w:webHidden/>
          </w:rPr>
          <w:fldChar w:fldCharType="separate"/>
        </w:r>
        <w:r w:rsidR="006B7530">
          <w:rPr>
            <w:webHidden/>
          </w:rPr>
          <w:t>16</w:t>
        </w:r>
        <w:r w:rsidR="005F5D4C">
          <w:rPr>
            <w:webHidden/>
          </w:rPr>
          <w:fldChar w:fldCharType="end"/>
        </w:r>
      </w:hyperlink>
    </w:p>
    <w:p w14:paraId="785E4FC6" w14:textId="4E5F45D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005F5D4C" w:rsidRPr="000C7D7D">
          <w:rPr>
            <w:rStyle w:val="Hyperlink"/>
            <w:noProof/>
            <w:lang w:val="en-GB"/>
          </w:rPr>
          <w:t>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Vertical reference system</w:t>
        </w:r>
        <w:r w:rsidR="005F5D4C">
          <w:rPr>
            <w:webHidden/>
          </w:rPr>
          <w:tab/>
        </w:r>
        <w:r w:rsidR="005F5D4C">
          <w:rPr>
            <w:webHidden/>
          </w:rPr>
          <w:fldChar w:fldCharType="begin"/>
        </w:r>
        <w:r w:rsidR="005F5D4C">
          <w:rPr>
            <w:webHidden/>
          </w:rPr>
          <w:instrText xml:space="preserve"> PAGEREF _Toc167916555 \h </w:instrText>
        </w:r>
        <w:r w:rsidR="005F5D4C">
          <w:rPr>
            <w:webHidden/>
          </w:rPr>
        </w:r>
        <w:r w:rsidR="005F5D4C">
          <w:rPr>
            <w:webHidden/>
          </w:rPr>
          <w:fldChar w:fldCharType="separate"/>
        </w:r>
        <w:r w:rsidR="006B7530">
          <w:rPr>
            <w:webHidden/>
          </w:rPr>
          <w:t>17</w:t>
        </w:r>
        <w:r w:rsidR="005F5D4C">
          <w:rPr>
            <w:webHidden/>
          </w:rPr>
          <w:fldChar w:fldCharType="end"/>
        </w:r>
      </w:hyperlink>
    </w:p>
    <w:p w14:paraId="55275EFB" w14:textId="3F077F7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005F5D4C" w:rsidRPr="000C7D7D">
          <w:rPr>
            <w:rStyle w:val="Hyperlink"/>
            <w:noProof/>
            <w:lang w:val="en-GB"/>
          </w:rPr>
          <w:t>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Temporal reference system</w:t>
        </w:r>
        <w:r w:rsidR="005F5D4C">
          <w:rPr>
            <w:webHidden/>
          </w:rPr>
          <w:tab/>
        </w:r>
        <w:r w:rsidR="005F5D4C">
          <w:rPr>
            <w:webHidden/>
          </w:rPr>
          <w:fldChar w:fldCharType="begin"/>
        </w:r>
        <w:r w:rsidR="005F5D4C">
          <w:rPr>
            <w:webHidden/>
          </w:rPr>
          <w:instrText xml:space="preserve"> PAGEREF _Toc167916557 \h </w:instrText>
        </w:r>
        <w:r w:rsidR="005F5D4C">
          <w:rPr>
            <w:webHidden/>
          </w:rPr>
        </w:r>
        <w:r w:rsidR="005F5D4C">
          <w:rPr>
            <w:webHidden/>
          </w:rPr>
          <w:fldChar w:fldCharType="separate"/>
        </w:r>
        <w:r w:rsidR="006B7530">
          <w:rPr>
            <w:webHidden/>
          </w:rPr>
          <w:t>18</w:t>
        </w:r>
        <w:r w:rsidR="005F5D4C">
          <w:rPr>
            <w:webHidden/>
          </w:rPr>
          <w:fldChar w:fldCharType="end"/>
        </w:r>
      </w:hyperlink>
    </w:p>
    <w:p w14:paraId="6273AD5B" w14:textId="082CBE4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005F5D4C" w:rsidRPr="000C7D7D">
          <w:rPr>
            <w:rStyle w:val="Hyperlink"/>
            <w:noProof/>
            <w:lang w:val="en-GB"/>
          </w:rPr>
          <w:t>6</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 xml:space="preserve">Data Quality </w:t>
        </w:r>
        <w:r w:rsidR="005F5D4C">
          <w:rPr>
            <w:webHidden/>
          </w:rPr>
          <w:tab/>
        </w:r>
        <w:r w:rsidR="005F5D4C">
          <w:rPr>
            <w:webHidden/>
          </w:rPr>
          <w:fldChar w:fldCharType="begin"/>
        </w:r>
        <w:r w:rsidR="005F5D4C">
          <w:rPr>
            <w:webHidden/>
          </w:rPr>
          <w:instrText xml:space="preserve"> PAGEREF _Toc167916558 \h </w:instrText>
        </w:r>
        <w:r w:rsidR="005F5D4C">
          <w:rPr>
            <w:webHidden/>
          </w:rPr>
        </w:r>
        <w:r w:rsidR="005F5D4C">
          <w:rPr>
            <w:webHidden/>
          </w:rPr>
          <w:fldChar w:fldCharType="separate"/>
        </w:r>
        <w:r w:rsidR="006B7530">
          <w:rPr>
            <w:webHidden/>
          </w:rPr>
          <w:t>18</w:t>
        </w:r>
        <w:r w:rsidR="005F5D4C">
          <w:rPr>
            <w:webHidden/>
          </w:rPr>
          <w:fldChar w:fldCharType="end"/>
        </w:r>
      </w:hyperlink>
    </w:p>
    <w:p w14:paraId="0ACE64A9" w14:textId="2793AE5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005F5D4C" w:rsidRPr="000C7D7D">
          <w:rPr>
            <w:rStyle w:val="Hyperlink"/>
            <w:noProof/>
            <w:lang w:val="en-GB"/>
          </w:rPr>
          <w:t>6.1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_Toc167916559 \h </w:instrText>
        </w:r>
        <w:r w:rsidR="005F5D4C">
          <w:rPr>
            <w:webHidden/>
          </w:rPr>
        </w:r>
        <w:r w:rsidR="005F5D4C">
          <w:rPr>
            <w:webHidden/>
          </w:rPr>
          <w:fldChar w:fldCharType="separate"/>
        </w:r>
        <w:r w:rsidR="006B7530">
          <w:rPr>
            <w:webHidden/>
          </w:rPr>
          <w:t>18</w:t>
        </w:r>
        <w:r w:rsidR="005F5D4C">
          <w:rPr>
            <w:webHidden/>
          </w:rPr>
          <w:fldChar w:fldCharType="end"/>
        </w:r>
      </w:hyperlink>
    </w:p>
    <w:p w14:paraId="2AF870C0" w14:textId="17E4E72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005F5D4C" w:rsidRPr="000C7D7D">
          <w:rPr>
            <w:rStyle w:val="Hyperlink"/>
            <w:noProof/>
            <w:lang w:val="en-GB" w:eastAsia="en-US"/>
          </w:rPr>
          <w:t>6.1.1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Data quality indication within datasets</w:t>
        </w:r>
        <w:r w:rsidR="005F5D4C">
          <w:rPr>
            <w:webHidden/>
          </w:rPr>
          <w:tab/>
        </w:r>
        <w:r w:rsidR="005F5D4C">
          <w:rPr>
            <w:webHidden/>
          </w:rPr>
          <w:fldChar w:fldCharType="begin"/>
        </w:r>
        <w:r w:rsidR="005F5D4C">
          <w:rPr>
            <w:webHidden/>
          </w:rPr>
          <w:instrText xml:space="preserve"> PAGEREF _Toc167916560 \h </w:instrText>
        </w:r>
        <w:r w:rsidR="005F5D4C">
          <w:rPr>
            <w:webHidden/>
          </w:rPr>
        </w:r>
        <w:r w:rsidR="005F5D4C">
          <w:rPr>
            <w:webHidden/>
          </w:rPr>
          <w:fldChar w:fldCharType="separate"/>
        </w:r>
        <w:r w:rsidR="006B7530">
          <w:rPr>
            <w:webHidden/>
          </w:rPr>
          <w:t>18</w:t>
        </w:r>
        <w:r w:rsidR="005F5D4C">
          <w:rPr>
            <w:webHidden/>
          </w:rPr>
          <w:fldChar w:fldCharType="end"/>
        </w:r>
      </w:hyperlink>
    </w:p>
    <w:p w14:paraId="180A48EC" w14:textId="4353325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005F5D4C" w:rsidRPr="000C7D7D">
          <w:rPr>
            <w:rStyle w:val="Hyperlink"/>
            <w:noProof/>
            <w:lang w:val="en-GB"/>
          </w:rPr>
          <w:t>6.1.2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quality elements and data quality measures (informative)</w:t>
        </w:r>
        <w:r w:rsidR="005F5D4C">
          <w:rPr>
            <w:webHidden/>
          </w:rPr>
          <w:tab/>
        </w:r>
        <w:r w:rsidR="005F5D4C">
          <w:rPr>
            <w:webHidden/>
          </w:rPr>
          <w:fldChar w:fldCharType="begin"/>
        </w:r>
        <w:r w:rsidR="005F5D4C">
          <w:rPr>
            <w:webHidden/>
          </w:rPr>
          <w:instrText xml:space="preserve"> PAGEREF _Toc167916561 \h </w:instrText>
        </w:r>
        <w:r w:rsidR="005F5D4C">
          <w:rPr>
            <w:webHidden/>
          </w:rPr>
        </w:r>
        <w:r w:rsidR="005F5D4C">
          <w:rPr>
            <w:webHidden/>
          </w:rPr>
          <w:fldChar w:fldCharType="separate"/>
        </w:r>
        <w:r w:rsidR="006B7530">
          <w:rPr>
            <w:webHidden/>
          </w:rPr>
          <w:t>18</w:t>
        </w:r>
        <w:r w:rsidR="005F5D4C">
          <w:rPr>
            <w:webHidden/>
          </w:rPr>
          <w:fldChar w:fldCharType="end"/>
        </w:r>
      </w:hyperlink>
    </w:p>
    <w:p w14:paraId="5D9C5109" w14:textId="50BF16E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005F5D4C" w:rsidRPr="000C7D7D">
          <w:rPr>
            <w:rStyle w:val="Hyperlink"/>
            <w:noProof/>
            <w:lang w:val="en-GB"/>
          </w:rPr>
          <w:t>6.1.3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Description of quality elements (informative)</w:t>
        </w:r>
        <w:r w:rsidR="005F5D4C">
          <w:rPr>
            <w:webHidden/>
          </w:rPr>
          <w:tab/>
        </w:r>
        <w:r w:rsidR="005F5D4C">
          <w:rPr>
            <w:webHidden/>
          </w:rPr>
          <w:fldChar w:fldCharType="begin"/>
        </w:r>
        <w:r w:rsidR="005F5D4C">
          <w:rPr>
            <w:webHidden/>
          </w:rPr>
          <w:instrText xml:space="preserve"> PAGEREF _Toc167916562 \h </w:instrText>
        </w:r>
        <w:r w:rsidR="005F5D4C">
          <w:rPr>
            <w:webHidden/>
          </w:rPr>
        </w:r>
        <w:r w:rsidR="005F5D4C">
          <w:rPr>
            <w:webHidden/>
          </w:rPr>
          <w:fldChar w:fldCharType="separate"/>
        </w:r>
        <w:r w:rsidR="006B7530">
          <w:rPr>
            <w:webHidden/>
          </w:rPr>
          <w:t>19</w:t>
        </w:r>
        <w:r w:rsidR="005F5D4C">
          <w:rPr>
            <w:webHidden/>
          </w:rPr>
          <w:fldChar w:fldCharType="end"/>
        </w:r>
      </w:hyperlink>
    </w:p>
    <w:p w14:paraId="50DDB52A" w14:textId="0F44B2F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005F5D4C" w:rsidRPr="000C7D7D">
          <w:rPr>
            <w:rStyle w:val="Hyperlink"/>
            <w:noProof/>
            <w:lang w:val="en-GB"/>
          </w:rPr>
          <w:t>6.1.4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Applicable quality measures</w:t>
        </w:r>
        <w:r w:rsidR="005F5D4C">
          <w:rPr>
            <w:webHidden/>
          </w:rPr>
          <w:tab/>
        </w:r>
        <w:r w:rsidR="005F5D4C">
          <w:rPr>
            <w:webHidden/>
          </w:rPr>
          <w:fldChar w:fldCharType="begin"/>
        </w:r>
        <w:r w:rsidR="005F5D4C">
          <w:rPr>
            <w:webHidden/>
          </w:rPr>
          <w:instrText xml:space="preserve"> PAGEREF _Toc167916563 \h </w:instrText>
        </w:r>
        <w:r w:rsidR="005F5D4C">
          <w:rPr>
            <w:webHidden/>
          </w:rPr>
        </w:r>
        <w:r w:rsidR="005F5D4C">
          <w:rPr>
            <w:webHidden/>
          </w:rPr>
          <w:fldChar w:fldCharType="separate"/>
        </w:r>
        <w:r w:rsidR="006B7530">
          <w:rPr>
            <w:webHidden/>
          </w:rPr>
          <w:t>20</w:t>
        </w:r>
        <w:r w:rsidR="005F5D4C">
          <w:rPr>
            <w:webHidden/>
          </w:rPr>
          <w:fldChar w:fldCharType="end"/>
        </w:r>
      </w:hyperlink>
    </w:p>
    <w:p w14:paraId="647BDF80" w14:textId="6CD5820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005F5D4C" w:rsidRPr="000C7D7D">
          <w:rPr>
            <w:rStyle w:val="Hyperlink"/>
            <w:noProof/>
            <w:lang w:val="en-GB"/>
          </w:rPr>
          <w:t>6.2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components of data quality</w:t>
        </w:r>
        <w:r w:rsidR="005F5D4C">
          <w:rPr>
            <w:webHidden/>
          </w:rPr>
          <w:tab/>
        </w:r>
        <w:r w:rsidR="005F5D4C">
          <w:rPr>
            <w:webHidden/>
          </w:rPr>
          <w:fldChar w:fldCharType="begin"/>
        </w:r>
        <w:r w:rsidR="005F5D4C">
          <w:rPr>
            <w:webHidden/>
          </w:rPr>
          <w:instrText xml:space="preserve"> PAGEREF _Toc167916564 \h </w:instrText>
        </w:r>
        <w:r w:rsidR="005F5D4C">
          <w:rPr>
            <w:webHidden/>
          </w:rPr>
        </w:r>
        <w:r w:rsidR="005F5D4C">
          <w:rPr>
            <w:webHidden/>
          </w:rPr>
          <w:fldChar w:fldCharType="separate"/>
        </w:r>
        <w:r w:rsidR="006B7530">
          <w:rPr>
            <w:webHidden/>
          </w:rPr>
          <w:t>24</w:t>
        </w:r>
        <w:r w:rsidR="005F5D4C">
          <w:rPr>
            <w:webHidden/>
          </w:rPr>
          <w:fldChar w:fldCharType="end"/>
        </w:r>
      </w:hyperlink>
    </w:p>
    <w:p w14:paraId="7F3A2A22" w14:textId="3798247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005F5D4C" w:rsidRPr="000C7D7D">
          <w:rPr>
            <w:rStyle w:val="Hyperlink"/>
            <w:noProof/>
            <w:lang w:val="en-GB"/>
          </w:rPr>
          <w:t>6.3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Assessment of data quality</w:t>
        </w:r>
        <w:r w:rsidR="005F5D4C">
          <w:rPr>
            <w:webHidden/>
          </w:rPr>
          <w:tab/>
        </w:r>
        <w:r w:rsidR="005F5D4C">
          <w:rPr>
            <w:webHidden/>
          </w:rPr>
          <w:fldChar w:fldCharType="begin"/>
        </w:r>
        <w:r w:rsidR="005F5D4C">
          <w:rPr>
            <w:webHidden/>
          </w:rPr>
          <w:instrText xml:space="preserve"> PAGEREF _Toc167916565 \h </w:instrText>
        </w:r>
        <w:r w:rsidR="005F5D4C">
          <w:rPr>
            <w:webHidden/>
          </w:rPr>
        </w:r>
        <w:r w:rsidR="005F5D4C">
          <w:rPr>
            <w:webHidden/>
          </w:rPr>
          <w:fldChar w:fldCharType="separate"/>
        </w:r>
        <w:r w:rsidR="006B7530">
          <w:rPr>
            <w:webHidden/>
          </w:rPr>
          <w:t>24</w:t>
        </w:r>
        <w:r w:rsidR="005F5D4C">
          <w:rPr>
            <w:webHidden/>
          </w:rPr>
          <w:fldChar w:fldCharType="end"/>
        </w:r>
      </w:hyperlink>
    </w:p>
    <w:p w14:paraId="756F451F" w14:textId="7252C0D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005F5D4C" w:rsidRPr="000C7D7D">
          <w:rPr>
            <w:rStyle w:val="Hyperlink"/>
            <w:noProof/>
            <w:lang w:val="en-GB"/>
          </w:rPr>
          <w:t>6.4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 checks</w:t>
        </w:r>
        <w:r w:rsidR="005F5D4C">
          <w:rPr>
            <w:webHidden/>
          </w:rPr>
          <w:tab/>
        </w:r>
        <w:r w:rsidR="005F5D4C">
          <w:rPr>
            <w:webHidden/>
          </w:rPr>
          <w:fldChar w:fldCharType="begin"/>
        </w:r>
        <w:r w:rsidR="005F5D4C">
          <w:rPr>
            <w:webHidden/>
          </w:rPr>
          <w:instrText xml:space="preserve"> PAGEREF _Toc167916566 \h </w:instrText>
        </w:r>
        <w:r w:rsidR="005F5D4C">
          <w:rPr>
            <w:webHidden/>
          </w:rPr>
        </w:r>
        <w:r w:rsidR="005F5D4C">
          <w:rPr>
            <w:webHidden/>
          </w:rPr>
          <w:fldChar w:fldCharType="separate"/>
        </w:r>
        <w:r w:rsidR="006B7530">
          <w:rPr>
            <w:webHidden/>
          </w:rPr>
          <w:t>25</w:t>
        </w:r>
        <w:r w:rsidR="005F5D4C">
          <w:rPr>
            <w:webHidden/>
          </w:rPr>
          <w:fldChar w:fldCharType="end"/>
        </w:r>
      </w:hyperlink>
    </w:p>
    <w:p w14:paraId="48BBB052" w14:textId="4E76A0F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005F5D4C" w:rsidRPr="000C7D7D">
          <w:rPr>
            <w:rStyle w:val="Hyperlink"/>
            <w:noProof/>
            <w:lang w:val="en-GB"/>
          </w:rPr>
          <w:t>7</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Capture and Classification</w:t>
        </w:r>
        <w:r w:rsidR="005F5D4C">
          <w:rPr>
            <w:webHidden/>
          </w:rPr>
          <w:tab/>
        </w:r>
        <w:r w:rsidR="005F5D4C">
          <w:rPr>
            <w:webHidden/>
          </w:rPr>
          <w:fldChar w:fldCharType="begin"/>
        </w:r>
        <w:r w:rsidR="005F5D4C">
          <w:rPr>
            <w:webHidden/>
          </w:rPr>
          <w:instrText xml:space="preserve"> PAGEREF _Toc167916567 \h </w:instrText>
        </w:r>
        <w:r w:rsidR="005F5D4C">
          <w:rPr>
            <w:webHidden/>
          </w:rPr>
        </w:r>
        <w:r w:rsidR="005F5D4C">
          <w:rPr>
            <w:webHidden/>
          </w:rPr>
          <w:fldChar w:fldCharType="separate"/>
        </w:r>
        <w:r w:rsidR="006B7530">
          <w:rPr>
            <w:webHidden/>
          </w:rPr>
          <w:t>25</w:t>
        </w:r>
        <w:r w:rsidR="005F5D4C">
          <w:rPr>
            <w:webHidden/>
          </w:rPr>
          <w:fldChar w:fldCharType="end"/>
        </w:r>
      </w:hyperlink>
    </w:p>
    <w:p w14:paraId="63680F95" w14:textId="170EE4F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005F5D4C" w:rsidRPr="000C7D7D">
          <w:rPr>
            <w:rStyle w:val="Hyperlink"/>
            <w:noProof/>
            <w:lang w:val="en-GB"/>
          </w:rPr>
          <w:t>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sources for water levels</w:t>
        </w:r>
        <w:r w:rsidR="005F5D4C">
          <w:rPr>
            <w:webHidden/>
          </w:rPr>
          <w:tab/>
        </w:r>
        <w:r w:rsidR="005F5D4C">
          <w:rPr>
            <w:webHidden/>
          </w:rPr>
          <w:fldChar w:fldCharType="begin"/>
        </w:r>
        <w:r w:rsidR="005F5D4C">
          <w:rPr>
            <w:webHidden/>
          </w:rPr>
          <w:instrText xml:space="preserve"> PAGEREF _Toc167916568 \h </w:instrText>
        </w:r>
        <w:r w:rsidR="005F5D4C">
          <w:rPr>
            <w:webHidden/>
          </w:rPr>
        </w:r>
        <w:r w:rsidR="005F5D4C">
          <w:rPr>
            <w:webHidden/>
          </w:rPr>
          <w:fldChar w:fldCharType="separate"/>
        </w:r>
        <w:r w:rsidR="006B7530">
          <w:rPr>
            <w:webHidden/>
          </w:rPr>
          <w:t>25</w:t>
        </w:r>
        <w:r w:rsidR="005F5D4C">
          <w:rPr>
            <w:webHidden/>
          </w:rPr>
          <w:fldChar w:fldCharType="end"/>
        </w:r>
      </w:hyperlink>
    </w:p>
    <w:p w14:paraId="2A2AA025" w14:textId="7B9A110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005F5D4C" w:rsidRPr="000C7D7D">
          <w:rPr>
            <w:rStyle w:val="Hyperlink"/>
            <w:noProof/>
            <w:lang w:val="en-GB"/>
          </w:rPr>
          <w:t>7.1.1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Determination of trend</w:t>
        </w:r>
        <w:r w:rsidR="005F5D4C">
          <w:rPr>
            <w:webHidden/>
          </w:rPr>
          <w:tab/>
        </w:r>
        <w:r w:rsidR="005F5D4C">
          <w:rPr>
            <w:webHidden/>
          </w:rPr>
          <w:fldChar w:fldCharType="begin"/>
        </w:r>
        <w:r w:rsidR="005F5D4C">
          <w:rPr>
            <w:webHidden/>
          </w:rPr>
          <w:instrText xml:space="preserve"> PAGEREF _Toc167916569 \h </w:instrText>
        </w:r>
        <w:r w:rsidR="005F5D4C">
          <w:rPr>
            <w:webHidden/>
          </w:rPr>
        </w:r>
        <w:r w:rsidR="005F5D4C">
          <w:rPr>
            <w:webHidden/>
          </w:rPr>
          <w:fldChar w:fldCharType="separate"/>
        </w:r>
        <w:r w:rsidR="006B7530">
          <w:rPr>
            <w:webHidden/>
          </w:rPr>
          <w:t>26</w:t>
        </w:r>
        <w:r w:rsidR="005F5D4C">
          <w:rPr>
            <w:webHidden/>
          </w:rPr>
          <w:fldChar w:fldCharType="end"/>
        </w:r>
      </w:hyperlink>
    </w:p>
    <w:p w14:paraId="404E7D30" w14:textId="4D054824"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005F5D4C" w:rsidRPr="000C7D7D">
          <w:rPr>
            <w:rStyle w:val="Hyperlink"/>
            <w:noProof/>
            <w:lang w:val="en-GB"/>
          </w:rPr>
          <w:t>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The production process</w:t>
        </w:r>
        <w:r w:rsidR="005F5D4C">
          <w:rPr>
            <w:webHidden/>
          </w:rPr>
          <w:tab/>
        </w:r>
        <w:r w:rsidR="005F5D4C">
          <w:rPr>
            <w:webHidden/>
          </w:rPr>
          <w:fldChar w:fldCharType="begin"/>
        </w:r>
        <w:r w:rsidR="005F5D4C">
          <w:rPr>
            <w:webHidden/>
          </w:rPr>
          <w:instrText xml:space="preserve"> PAGEREF _Toc167916570 \h </w:instrText>
        </w:r>
        <w:r w:rsidR="005F5D4C">
          <w:rPr>
            <w:webHidden/>
          </w:rPr>
        </w:r>
        <w:r w:rsidR="005F5D4C">
          <w:rPr>
            <w:webHidden/>
          </w:rPr>
          <w:fldChar w:fldCharType="separate"/>
        </w:r>
        <w:r w:rsidR="006B7530">
          <w:rPr>
            <w:webHidden/>
          </w:rPr>
          <w:t>26</w:t>
        </w:r>
        <w:r w:rsidR="005F5D4C">
          <w:rPr>
            <w:webHidden/>
          </w:rPr>
          <w:fldChar w:fldCharType="end"/>
        </w:r>
      </w:hyperlink>
    </w:p>
    <w:p w14:paraId="1E257ACC" w14:textId="3EF301F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005F5D4C" w:rsidRPr="000C7D7D">
          <w:rPr>
            <w:rStyle w:val="Hyperlink"/>
            <w:noProof/>
            <w:lang w:val="en-GB"/>
          </w:rPr>
          <w:t>7.2.1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_Toc167916571 \h </w:instrText>
        </w:r>
        <w:r w:rsidR="005F5D4C">
          <w:rPr>
            <w:webHidden/>
          </w:rPr>
        </w:r>
        <w:r w:rsidR="005F5D4C">
          <w:rPr>
            <w:webHidden/>
          </w:rPr>
          <w:fldChar w:fldCharType="separate"/>
        </w:r>
        <w:r w:rsidR="006B7530">
          <w:rPr>
            <w:webHidden/>
          </w:rPr>
          <w:t>27</w:t>
        </w:r>
        <w:r w:rsidR="005F5D4C">
          <w:rPr>
            <w:webHidden/>
          </w:rPr>
          <w:fldChar w:fldCharType="end"/>
        </w:r>
      </w:hyperlink>
    </w:p>
    <w:p w14:paraId="1EE4AE37" w14:textId="3AF9513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005F5D4C" w:rsidRPr="000C7D7D">
          <w:rPr>
            <w:rStyle w:val="Hyperlink"/>
            <w:noProof/>
            <w:lang w:val="en-GB"/>
          </w:rPr>
          <w:t>7.2.2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Water Level Data</w:t>
        </w:r>
        <w:r w:rsidR="005F5D4C">
          <w:rPr>
            <w:webHidden/>
          </w:rPr>
          <w:tab/>
        </w:r>
        <w:r w:rsidR="005F5D4C">
          <w:rPr>
            <w:webHidden/>
          </w:rPr>
          <w:fldChar w:fldCharType="begin"/>
        </w:r>
        <w:r w:rsidR="005F5D4C">
          <w:rPr>
            <w:webHidden/>
          </w:rPr>
          <w:instrText xml:space="preserve"> PAGEREF _Toc167916572 \h </w:instrText>
        </w:r>
        <w:r w:rsidR="005F5D4C">
          <w:rPr>
            <w:webHidden/>
          </w:rPr>
        </w:r>
        <w:r w:rsidR="005F5D4C">
          <w:rPr>
            <w:webHidden/>
          </w:rPr>
          <w:fldChar w:fldCharType="separate"/>
        </w:r>
        <w:r w:rsidR="006B7530">
          <w:rPr>
            <w:webHidden/>
          </w:rPr>
          <w:t>27</w:t>
        </w:r>
        <w:r w:rsidR="005F5D4C">
          <w:rPr>
            <w:webHidden/>
          </w:rPr>
          <w:fldChar w:fldCharType="end"/>
        </w:r>
      </w:hyperlink>
    </w:p>
    <w:p w14:paraId="45FC401C" w14:textId="78F1013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005F5D4C" w:rsidRPr="000C7D7D">
          <w:rPr>
            <w:rStyle w:val="Hyperlink"/>
            <w:noProof/>
            <w:lang w:val="en-GB"/>
          </w:rPr>
          <w:t>7.2.3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w:t>
        </w:r>
        <w:r w:rsidR="005F5D4C">
          <w:rPr>
            <w:webHidden/>
          </w:rPr>
          <w:tab/>
        </w:r>
        <w:r w:rsidR="005F5D4C">
          <w:rPr>
            <w:webHidden/>
          </w:rPr>
          <w:fldChar w:fldCharType="begin"/>
        </w:r>
        <w:r w:rsidR="005F5D4C">
          <w:rPr>
            <w:webHidden/>
          </w:rPr>
          <w:instrText xml:space="preserve"> PAGEREF _Toc167916573 \h </w:instrText>
        </w:r>
        <w:r w:rsidR="005F5D4C">
          <w:rPr>
            <w:webHidden/>
          </w:rPr>
        </w:r>
        <w:r w:rsidR="005F5D4C">
          <w:rPr>
            <w:webHidden/>
          </w:rPr>
          <w:fldChar w:fldCharType="separate"/>
        </w:r>
        <w:r w:rsidR="006B7530">
          <w:rPr>
            <w:webHidden/>
          </w:rPr>
          <w:t>27</w:t>
        </w:r>
        <w:r w:rsidR="005F5D4C">
          <w:rPr>
            <w:webHidden/>
          </w:rPr>
          <w:fldChar w:fldCharType="end"/>
        </w:r>
      </w:hyperlink>
    </w:p>
    <w:p w14:paraId="79343AA0" w14:textId="71A7580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005F5D4C" w:rsidRPr="000C7D7D">
          <w:rPr>
            <w:rStyle w:val="Hyperlink"/>
            <w:noProof/>
            <w:lang w:val="en-GB"/>
          </w:rPr>
          <w:t>7.2.4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Digital Signatures</w:t>
        </w:r>
        <w:r w:rsidR="005F5D4C">
          <w:rPr>
            <w:webHidden/>
          </w:rPr>
          <w:tab/>
        </w:r>
        <w:r w:rsidR="005F5D4C">
          <w:rPr>
            <w:webHidden/>
          </w:rPr>
          <w:fldChar w:fldCharType="begin"/>
        </w:r>
        <w:r w:rsidR="005F5D4C">
          <w:rPr>
            <w:webHidden/>
          </w:rPr>
          <w:instrText xml:space="preserve"> PAGEREF _Toc167916574 \h </w:instrText>
        </w:r>
        <w:r w:rsidR="005F5D4C">
          <w:rPr>
            <w:webHidden/>
          </w:rPr>
        </w:r>
        <w:r w:rsidR="005F5D4C">
          <w:rPr>
            <w:webHidden/>
          </w:rPr>
          <w:fldChar w:fldCharType="separate"/>
        </w:r>
        <w:r w:rsidR="006B7530">
          <w:rPr>
            <w:webHidden/>
          </w:rPr>
          <w:t>27</w:t>
        </w:r>
        <w:r w:rsidR="005F5D4C">
          <w:rPr>
            <w:webHidden/>
          </w:rPr>
          <w:fldChar w:fldCharType="end"/>
        </w:r>
      </w:hyperlink>
    </w:p>
    <w:p w14:paraId="63B9FEC3" w14:textId="1F30FA0E"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005F5D4C" w:rsidRPr="000C7D7D">
          <w:rPr>
            <w:rStyle w:val="Hyperlink"/>
            <w:noProof/>
            <w:lang w:val="en-GB"/>
          </w:rPr>
          <w:t>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Guidance for chunking and compression (informative)</w:t>
        </w:r>
        <w:r w:rsidR="005F5D4C">
          <w:rPr>
            <w:webHidden/>
          </w:rPr>
          <w:tab/>
        </w:r>
        <w:r w:rsidR="005F5D4C">
          <w:rPr>
            <w:webHidden/>
          </w:rPr>
          <w:fldChar w:fldCharType="begin"/>
        </w:r>
        <w:r w:rsidR="005F5D4C">
          <w:rPr>
            <w:webHidden/>
          </w:rPr>
          <w:instrText xml:space="preserve"> PAGEREF _Toc167916575 \h </w:instrText>
        </w:r>
        <w:r w:rsidR="005F5D4C">
          <w:rPr>
            <w:webHidden/>
          </w:rPr>
        </w:r>
        <w:r w:rsidR="005F5D4C">
          <w:rPr>
            <w:webHidden/>
          </w:rPr>
          <w:fldChar w:fldCharType="separate"/>
        </w:r>
        <w:r w:rsidR="006B7530">
          <w:rPr>
            <w:webHidden/>
          </w:rPr>
          <w:t>28</w:t>
        </w:r>
        <w:r w:rsidR="005F5D4C">
          <w:rPr>
            <w:webHidden/>
          </w:rPr>
          <w:fldChar w:fldCharType="end"/>
        </w:r>
      </w:hyperlink>
    </w:p>
    <w:p w14:paraId="716F7BBE" w14:textId="57310EB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005F5D4C" w:rsidRPr="000C7D7D">
          <w:rPr>
            <w:rStyle w:val="Hyperlink"/>
            <w:noProof/>
            <w:lang w:val="en-GB"/>
          </w:rPr>
          <w:t>7.4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in a series</w:t>
        </w:r>
        <w:r w:rsidR="005F5D4C">
          <w:rPr>
            <w:webHidden/>
          </w:rPr>
          <w:tab/>
        </w:r>
        <w:r w:rsidR="005F5D4C">
          <w:rPr>
            <w:webHidden/>
          </w:rPr>
          <w:fldChar w:fldCharType="begin"/>
        </w:r>
        <w:r w:rsidR="005F5D4C">
          <w:rPr>
            <w:webHidden/>
          </w:rPr>
          <w:instrText xml:space="preserve"> PAGEREF _Toc167916576 \h </w:instrText>
        </w:r>
        <w:r w:rsidR="005F5D4C">
          <w:rPr>
            <w:webHidden/>
          </w:rPr>
        </w:r>
        <w:r w:rsidR="005F5D4C">
          <w:rPr>
            <w:webHidden/>
          </w:rPr>
          <w:fldChar w:fldCharType="separate"/>
        </w:r>
        <w:r w:rsidR="006B7530">
          <w:rPr>
            <w:webHidden/>
          </w:rPr>
          <w:t>28</w:t>
        </w:r>
        <w:r w:rsidR="005F5D4C">
          <w:rPr>
            <w:webHidden/>
          </w:rPr>
          <w:fldChar w:fldCharType="end"/>
        </w:r>
      </w:hyperlink>
    </w:p>
    <w:p w14:paraId="5CEB205B" w14:textId="204DB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005F5D4C" w:rsidRPr="000C7D7D">
          <w:rPr>
            <w:rStyle w:val="Hyperlink"/>
            <w:noProof/>
            <w:lang w:val="en-GB"/>
          </w:rPr>
          <w:t>7.5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use purpose</w:t>
        </w:r>
        <w:r w:rsidR="005F5D4C">
          <w:rPr>
            <w:webHidden/>
          </w:rPr>
          <w:tab/>
        </w:r>
        <w:r w:rsidR="005F5D4C">
          <w:rPr>
            <w:webHidden/>
          </w:rPr>
          <w:fldChar w:fldCharType="begin"/>
        </w:r>
        <w:r w:rsidR="005F5D4C">
          <w:rPr>
            <w:webHidden/>
          </w:rPr>
          <w:instrText xml:space="preserve"> PAGEREF _Toc167916577 \h </w:instrText>
        </w:r>
        <w:r w:rsidR="005F5D4C">
          <w:rPr>
            <w:webHidden/>
          </w:rPr>
        </w:r>
        <w:r w:rsidR="005F5D4C">
          <w:rPr>
            <w:webHidden/>
          </w:rPr>
          <w:fldChar w:fldCharType="separate"/>
        </w:r>
        <w:r w:rsidR="006B7530">
          <w:rPr>
            <w:webHidden/>
          </w:rPr>
          <w:t>29</w:t>
        </w:r>
        <w:r w:rsidR="005F5D4C">
          <w:rPr>
            <w:webHidden/>
          </w:rPr>
          <w:fldChar w:fldCharType="end"/>
        </w:r>
      </w:hyperlink>
    </w:p>
    <w:p w14:paraId="43453879" w14:textId="7FBA894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005F5D4C" w:rsidRPr="000C7D7D">
          <w:rPr>
            <w:rStyle w:val="Hyperlink"/>
            <w:noProof/>
            <w:lang w:val="en-GB"/>
          </w:rPr>
          <w:t>7.5.1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Datum requirements</w:t>
        </w:r>
        <w:r w:rsidR="005F5D4C">
          <w:rPr>
            <w:webHidden/>
          </w:rPr>
          <w:tab/>
        </w:r>
        <w:r w:rsidR="005F5D4C">
          <w:rPr>
            <w:webHidden/>
          </w:rPr>
          <w:fldChar w:fldCharType="begin"/>
        </w:r>
        <w:r w:rsidR="005F5D4C">
          <w:rPr>
            <w:webHidden/>
          </w:rPr>
          <w:instrText xml:space="preserve"> PAGEREF _Toc167916578 \h </w:instrText>
        </w:r>
        <w:r w:rsidR="005F5D4C">
          <w:rPr>
            <w:webHidden/>
          </w:rPr>
        </w:r>
        <w:r w:rsidR="005F5D4C">
          <w:rPr>
            <w:webHidden/>
          </w:rPr>
          <w:fldChar w:fldCharType="separate"/>
        </w:r>
        <w:r w:rsidR="006B7530">
          <w:rPr>
            <w:webHidden/>
          </w:rPr>
          <w:t>29</w:t>
        </w:r>
        <w:r w:rsidR="005F5D4C">
          <w:rPr>
            <w:webHidden/>
          </w:rPr>
          <w:fldChar w:fldCharType="end"/>
        </w:r>
      </w:hyperlink>
    </w:p>
    <w:p w14:paraId="519445A2" w14:textId="299DC04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005F5D4C" w:rsidRPr="000C7D7D">
          <w:rPr>
            <w:rStyle w:val="Hyperlink"/>
            <w:noProof/>
            <w:lang w:val="en-GB"/>
          </w:rPr>
          <w:t>7.5.2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type</w:t>
        </w:r>
        <w:r w:rsidR="005F5D4C">
          <w:rPr>
            <w:webHidden/>
          </w:rPr>
          <w:tab/>
        </w:r>
        <w:r w:rsidR="005F5D4C">
          <w:rPr>
            <w:webHidden/>
          </w:rPr>
          <w:fldChar w:fldCharType="begin"/>
        </w:r>
        <w:r w:rsidR="005F5D4C">
          <w:rPr>
            <w:webHidden/>
          </w:rPr>
          <w:instrText xml:space="preserve"> PAGEREF _Toc167916579 \h </w:instrText>
        </w:r>
        <w:r w:rsidR="005F5D4C">
          <w:rPr>
            <w:webHidden/>
          </w:rPr>
        </w:r>
        <w:r w:rsidR="005F5D4C">
          <w:rPr>
            <w:webHidden/>
          </w:rPr>
          <w:fldChar w:fldCharType="separate"/>
        </w:r>
        <w:r w:rsidR="006B7530">
          <w:rPr>
            <w:webHidden/>
          </w:rPr>
          <w:t>29</w:t>
        </w:r>
        <w:r w:rsidR="005F5D4C">
          <w:rPr>
            <w:webHidden/>
          </w:rPr>
          <w:fldChar w:fldCharType="end"/>
        </w:r>
      </w:hyperlink>
    </w:p>
    <w:p w14:paraId="40404339" w14:textId="0F890BC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005F5D4C" w:rsidRPr="000C7D7D">
          <w:rPr>
            <w:rStyle w:val="Hyperlink"/>
            <w:noProof/>
            <w:lang w:val="en-GB"/>
          </w:rPr>
          <w:t>7.5.3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Suitability for navigation</w:t>
        </w:r>
        <w:r w:rsidR="005F5D4C">
          <w:rPr>
            <w:webHidden/>
          </w:rPr>
          <w:tab/>
        </w:r>
        <w:r w:rsidR="005F5D4C">
          <w:rPr>
            <w:webHidden/>
          </w:rPr>
          <w:fldChar w:fldCharType="begin"/>
        </w:r>
        <w:r w:rsidR="005F5D4C">
          <w:rPr>
            <w:webHidden/>
          </w:rPr>
          <w:instrText xml:space="preserve"> PAGEREF _Toc167916581 \h </w:instrText>
        </w:r>
        <w:r w:rsidR="005F5D4C">
          <w:rPr>
            <w:webHidden/>
          </w:rPr>
        </w:r>
        <w:r w:rsidR="005F5D4C">
          <w:rPr>
            <w:webHidden/>
          </w:rPr>
          <w:fldChar w:fldCharType="separate"/>
        </w:r>
        <w:r w:rsidR="006B7530">
          <w:rPr>
            <w:webHidden/>
          </w:rPr>
          <w:t>29</w:t>
        </w:r>
        <w:r w:rsidR="005F5D4C">
          <w:rPr>
            <w:webHidden/>
          </w:rPr>
          <w:fldChar w:fldCharType="end"/>
        </w:r>
      </w:hyperlink>
    </w:p>
    <w:p w14:paraId="7C5FC6B5" w14:textId="7505C88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005F5D4C" w:rsidRPr="000C7D7D">
          <w:rPr>
            <w:rStyle w:val="Hyperlink"/>
            <w:noProof/>
            <w:lang w:val="en-GB"/>
          </w:rPr>
          <w:t>7.5.4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purpose metadata</w:t>
        </w:r>
        <w:r w:rsidR="005F5D4C">
          <w:rPr>
            <w:webHidden/>
          </w:rPr>
          <w:tab/>
        </w:r>
        <w:r w:rsidR="005F5D4C">
          <w:rPr>
            <w:webHidden/>
          </w:rPr>
          <w:fldChar w:fldCharType="begin"/>
        </w:r>
        <w:r w:rsidR="005F5D4C">
          <w:rPr>
            <w:webHidden/>
          </w:rPr>
          <w:instrText xml:space="preserve"> PAGEREF _Toc167916582 \h </w:instrText>
        </w:r>
        <w:r w:rsidR="005F5D4C">
          <w:rPr>
            <w:webHidden/>
          </w:rPr>
        </w:r>
        <w:r w:rsidR="005F5D4C">
          <w:rPr>
            <w:webHidden/>
          </w:rPr>
          <w:fldChar w:fldCharType="separate"/>
        </w:r>
        <w:r w:rsidR="006B7530">
          <w:rPr>
            <w:webHidden/>
          </w:rPr>
          <w:t>29</w:t>
        </w:r>
        <w:r w:rsidR="005F5D4C">
          <w:rPr>
            <w:webHidden/>
          </w:rPr>
          <w:fldChar w:fldCharType="end"/>
        </w:r>
      </w:hyperlink>
    </w:p>
    <w:p w14:paraId="01570844" w14:textId="49BE56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005F5D4C" w:rsidRPr="000C7D7D">
          <w:rPr>
            <w:rStyle w:val="Hyperlink"/>
            <w:noProof/>
            <w:lang w:val="en-GB"/>
          </w:rPr>
          <w:t>7.6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categories</w:t>
        </w:r>
        <w:r w:rsidR="005F5D4C">
          <w:rPr>
            <w:webHidden/>
          </w:rPr>
          <w:tab/>
        </w:r>
        <w:r w:rsidR="005F5D4C">
          <w:rPr>
            <w:webHidden/>
          </w:rPr>
          <w:fldChar w:fldCharType="begin"/>
        </w:r>
        <w:r w:rsidR="005F5D4C">
          <w:rPr>
            <w:webHidden/>
          </w:rPr>
          <w:instrText xml:space="preserve"> PAGEREF _Toc167916583 \h </w:instrText>
        </w:r>
        <w:r w:rsidR="005F5D4C">
          <w:rPr>
            <w:webHidden/>
          </w:rPr>
        </w:r>
        <w:r w:rsidR="005F5D4C">
          <w:rPr>
            <w:webHidden/>
          </w:rPr>
          <w:fldChar w:fldCharType="separate"/>
        </w:r>
        <w:r w:rsidR="006B7530">
          <w:rPr>
            <w:webHidden/>
          </w:rPr>
          <w:t>29</w:t>
        </w:r>
        <w:r w:rsidR="005F5D4C">
          <w:rPr>
            <w:webHidden/>
          </w:rPr>
          <w:fldChar w:fldCharType="end"/>
        </w:r>
      </w:hyperlink>
    </w:p>
    <w:p w14:paraId="02E4CB95" w14:textId="3A6FC51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005F5D4C" w:rsidRPr="000C7D7D">
          <w:rPr>
            <w:rStyle w:val="Hyperlink"/>
            <w:noProof/>
            <w:lang w:val="en-GB"/>
          </w:rPr>
          <w:t>7.7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with S-98</w:t>
        </w:r>
        <w:r w:rsidR="005F5D4C">
          <w:rPr>
            <w:webHidden/>
          </w:rPr>
          <w:tab/>
        </w:r>
        <w:r w:rsidR="005F5D4C">
          <w:rPr>
            <w:webHidden/>
          </w:rPr>
          <w:fldChar w:fldCharType="begin"/>
        </w:r>
        <w:r w:rsidR="005F5D4C">
          <w:rPr>
            <w:webHidden/>
          </w:rPr>
          <w:instrText xml:space="preserve"> PAGEREF _Toc167916584 \h </w:instrText>
        </w:r>
        <w:r w:rsidR="005F5D4C">
          <w:rPr>
            <w:webHidden/>
          </w:rPr>
        </w:r>
        <w:r w:rsidR="005F5D4C">
          <w:rPr>
            <w:webHidden/>
          </w:rPr>
          <w:fldChar w:fldCharType="separate"/>
        </w:r>
        <w:r w:rsidR="006B7530">
          <w:rPr>
            <w:webHidden/>
          </w:rPr>
          <w:t>29</w:t>
        </w:r>
        <w:r w:rsidR="005F5D4C">
          <w:rPr>
            <w:webHidden/>
          </w:rPr>
          <w:fldChar w:fldCharType="end"/>
        </w:r>
      </w:hyperlink>
    </w:p>
    <w:p w14:paraId="1E62D36C" w14:textId="098CBCF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005F5D4C" w:rsidRPr="000C7D7D">
          <w:rPr>
            <w:rStyle w:val="Hyperlink"/>
            <w:noProof/>
            <w:lang w:val="en-GB"/>
          </w:rPr>
          <w:t>7.7.1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visual interoperability</w:t>
        </w:r>
        <w:r w:rsidR="005F5D4C">
          <w:rPr>
            <w:webHidden/>
          </w:rPr>
          <w:tab/>
        </w:r>
        <w:r w:rsidR="005F5D4C">
          <w:rPr>
            <w:webHidden/>
          </w:rPr>
          <w:fldChar w:fldCharType="begin"/>
        </w:r>
        <w:r w:rsidR="005F5D4C">
          <w:rPr>
            <w:webHidden/>
          </w:rPr>
          <w:instrText xml:space="preserve"> PAGEREF _Toc167916585 \h </w:instrText>
        </w:r>
        <w:r w:rsidR="005F5D4C">
          <w:rPr>
            <w:webHidden/>
          </w:rPr>
        </w:r>
        <w:r w:rsidR="005F5D4C">
          <w:rPr>
            <w:webHidden/>
          </w:rPr>
          <w:fldChar w:fldCharType="separate"/>
        </w:r>
        <w:r w:rsidR="006B7530">
          <w:rPr>
            <w:webHidden/>
          </w:rPr>
          <w:t>29</w:t>
        </w:r>
        <w:r w:rsidR="005F5D4C">
          <w:rPr>
            <w:webHidden/>
          </w:rPr>
          <w:fldChar w:fldCharType="end"/>
        </w:r>
      </w:hyperlink>
    </w:p>
    <w:p w14:paraId="50558F5D" w14:textId="38BA50A6"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005F5D4C" w:rsidRPr="000C7D7D">
          <w:rPr>
            <w:rStyle w:val="Hyperlink"/>
            <w:noProof/>
            <w:lang w:val="en-GB"/>
          </w:rPr>
          <w:t>7.7.2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harmonised user experience</w:t>
        </w:r>
        <w:r w:rsidR="005F5D4C">
          <w:rPr>
            <w:webHidden/>
          </w:rPr>
          <w:tab/>
        </w:r>
        <w:r w:rsidR="005F5D4C">
          <w:rPr>
            <w:webHidden/>
          </w:rPr>
          <w:fldChar w:fldCharType="begin"/>
        </w:r>
        <w:r w:rsidR="005F5D4C">
          <w:rPr>
            <w:webHidden/>
          </w:rPr>
          <w:instrText xml:space="preserve"> PAGEREF _Toc167916587 \h </w:instrText>
        </w:r>
        <w:r w:rsidR="005F5D4C">
          <w:rPr>
            <w:webHidden/>
          </w:rPr>
        </w:r>
        <w:r w:rsidR="005F5D4C">
          <w:rPr>
            <w:webHidden/>
          </w:rPr>
          <w:fldChar w:fldCharType="separate"/>
        </w:r>
        <w:r w:rsidR="006B7530">
          <w:rPr>
            <w:webHidden/>
          </w:rPr>
          <w:t>30</w:t>
        </w:r>
        <w:r w:rsidR="005F5D4C">
          <w:rPr>
            <w:webHidden/>
          </w:rPr>
          <w:fldChar w:fldCharType="end"/>
        </w:r>
      </w:hyperlink>
    </w:p>
    <w:p w14:paraId="7D69CC05" w14:textId="15E8D31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005F5D4C" w:rsidRPr="000C7D7D">
          <w:rPr>
            <w:rStyle w:val="Hyperlink"/>
            <w:noProof/>
            <w:lang w:val="en-GB"/>
          </w:rPr>
          <w:t>7.7.3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water level adjustment</w:t>
        </w:r>
        <w:r w:rsidR="005F5D4C">
          <w:rPr>
            <w:webHidden/>
          </w:rPr>
          <w:tab/>
        </w:r>
        <w:r w:rsidR="005F5D4C">
          <w:rPr>
            <w:webHidden/>
          </w:rPr>
          <w:fldChar w:fldCharType="begin"/>
        </w:r>
        <w:r w:rsidR="005F5D4C">
          <w:rPr>
            <w:webHidden/>
          </w:rPr>
          <w:instrText xml:space="preserve"> PAGEREF _Toc167916588 \h </w:instrText>
        </w:r>
        <w:r w:rsidR="005F5D4C">
          <w:rPr>
            <w:webHidden/>
          </w:rPr>
        </w:r>
        <w:r w:rsidR="005F5D4C">
          <w:rPr>
            <w:webHidden/>
          </w:rPr>
          <w:fldChar w:fldCharType="separate"/>
        </w:r>
        <w:r w:rsidR="006B7530">
          <w:rPr>
            <w:webHidden/>
          </w:rPr>
          <w:t>30</w:t>
        </w:r>
        <w:r w:rsidR="005F5D4C">
          <w:rPr>
            <w:webHidden/>
          </w:rPr>
          <w:fldChar w:fldCharType="end"/>
        </w:r>
      </w:hyperlink>
    </w:p>
    <w:p w14:paraId="5EC4CD42" w14:textId="6181BB9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005F5D4C" w:rsidRPr="000C7D7D">
          <w:rPr>
            <w:rStyle w:val="Hyperlink"/>
            <w:noProof/>
            <w:lang w:val="en-GB"/>
          </w:rPr>
          <w:t>7.8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with multiple vertical datums</w:t>
        </w:r>
        <w:r w:rsidR="005F5D4C">
          <w:rPr>
            <w:webHidden/>
          </w:rPr>
          <w:tab/>
        </w:r>
        <w:r w:rsidR="005F5D4C">
          <w:rPr>
            <w:webHidden/>
          </w:rPr>
          <w:fldChar w:fldCharType="begin"/>
        </w:r>
        <w:r w:rsidR="005F5D4C">
          <w:rPr>
            <w:webHidden/>
          </w:rPr>
          <w:instrText xml:space="preserve"> PAGEREF _Toc167916589 \h </w:instrText>
        </w:r>
        <w:r w:rsidR="005F5D4C">
          <w:rPr>
            <w:webHidden/>
          </w:rPr>
        </w:r>
        <w:r w:rsidR="005F5D4C">
          <w:rPr>
            <w:webHidden/>
          </w:rPr>
          <w:fldChar w:fldCharType="separate"/>
        </w:r>
        <w:r w:rsidR="006B7530">
          <w:rPr>
            <w:webHidden/>
          </w:rPr>
          <w:t>30</w:t>
        </w:r>
        <w:r w:rsidR="005F5D4C">
          <w:rPr>
            <w:webHidden/>
          </w:rPr>
          <w:fldChar w:fldCharType="end"/>
        </w:r>
      </w:hyperlink>
    </w:p>
    <w:p w14:paraId="3F03371E" w14:textId="743B3CA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005F5D4C" w:rsidRPr="000C7D7D">
          <w:rPr>
            <w:rStyle w:val="Hyperlink"/>
            <w:noProof/>
            <w:lang w:val="en-GB"/>
          </w:rPr>
          <w:t>7.9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Construction of coverages</w:t>
        </w:r>
        <w:r w:rsidR="005F5D4C">
          <w:rPr>
            <w:webHidden/>
          </w:rPr>
          <w:tab/>
        </w:r>
        <w:r w:rsidR="005F5D4C">
          <w:rPr>
            <w:webHidden/>
          </w:rPr>
          <w:fldChar w:fldCharType="begin"/>
        </w:r>
        <w:r w:rsidR="005F5D4C">
          <w:rPr>
            <w:webHidden/>
          </w:rPr>
          <w:instrText xml:space="preserve"> PAGEREF _Toc167916590 \h </w:instrText>
        </w:r>
        <w:r w:rsidR="005F5D4C">
          <w:rPr>
            <w:webHidden/>
          </w:rPr>
        </w:r>
        <w:r w:rsidR="005F5D4C">
          <w:rPr>
            <w:webHidden/>
          </w:rPr>
          <w:fldChar w:fldCharType="separate"/>
        </w:r>
        <w:r w:rsidR="006B7530">
          <w:rPr>
            <w:webHidden/>
          </w:rPr>
          <w:t>31</w:t>
        </w:r>
        <w:r w:rsidR="005F5D4C">
          <w:rPr>
            <w:webHidden/>
          </w:rPr>
          <w:fldChar w:fldCharType="end"/>
        </w:r>
      </w:hyperlink>
    </w:p>
    <w:p w14:paraId="79664114" w14:textId="00FCD92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005F5D4C" w:rsidRPr="000C7D7D">
          <w:rPr>
            <w:rStyle w:val="Hyperlink"/>
            <w:noProof/>
            <w:lang w:val="en-GB"/>
          </w:rPr>
          <w:t>7.9.1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Grid cell structure</w:t>
        </w:r>
        <w:r w:rsidR="005F5D4C">
          <w:rPr>
            <w:webHidden/>
          </w:rPr>
          <w:tab/>
        </w:r>
        <w:r w:rsidR="005F5D4C">
          <w:rPr>
            <w:webHidden/>
          </w:rPr>
          <w:fldChar w:fldCharType="begin"/>
        </w:r>
        <w:r w:rsidR="005F5D4C">
          <w:rPr>
            <w:webHidden/>
          </w:rPr>
          <w:instrText xml:space="preserve"> PAGEREF _Toc167916591 \h </w:instrText>
        </w:r>
        <w:r w:rsidR="005F5D4C">
          <w:rPr>
            <w:webHidden/>
          </w:rPr>
        </w:r>
        <w:r w:rsidR="005F5D4C">
          <w:rPr>
            <w:webHidden/>
          </w:rPr>
          <w:fldChar w:fldCharType="separate"/>
        </w:r>
        <w:r w:rsidR="006B7530">
          <w:rPr>
            <w:webHidden/>
          </w:rPr>
          <w:t>31</w:t>
        </w:r>
        <w:r w:rsidR="005F5D4C">
          <w:rPr>
            <w:webHidden/>
          </w:rPr>
          <w:fldChar w:fldCharType="end"/>
        </w:r>
      </w:hyperlink>
    </w:p>
    <w:p w14:paraId="62DB8B88" w14:textId="4B6E04C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005F5D4C" w:rsidRPr="000C7D7D">
          <w:rPr>
            <w:rStyle w:val="Hyperlink"/>
            <w:noProof/>
            <w:lang w:val="en-GB"/>
          </w:rPr>
          <w:t>8</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Maintenance</w:t>
        </w:r>
        <w:r w:rsidR="005F5D4C">
          <w:rPr>
            <w:webHidden/>
          </w:rPr>
          <w:tab/>
        </w:r>
        <w:r w:rsidR="005F5D4C">
          <w:rPr>
            <w:webHidden/>
          </w:rPr>
          <w:fldChar w:fldCharType="begin"/>
        </w:r>
        <w:r w:rsidR="005F5D4C">
          <w:rPr>
            <w:webHidden/>
          </w:rPr>
          <w:instrText xml:space="preserve"> PAGEREF _Toc167916592 \h </w:instrText>
        </w:r>
        <w:r w:rsidR="005F5D4C">
          <w:rPr>
            <w:webHidden/>
          </w:rPr>
        </w:r>
        <w:r w:rsidR="005F5D4C">
          <w:rPr>
            <w:webHidden/>
          </w:rPr>
          <w:fldChar w:fldCharType="separate"/>
        </w:r>
        <w:r w:rsidR="006B7530">
          <w:rPr>
            <w:webHidden/>
          </w:rPr>
          <w:t>31</w:t>
        </w:r>
        <w:r w:rsidR="005F5D4C">
          <w:rPr>
            <w:webHidden/>
          </w:rPr>
          <w:fldChar w:fldCharType="end"/>
        </w:r>
      </w:hyperlink>
    </w:p>
    <w:p w14:paraId="1B84D692" w14:textId="1C252B9B"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005F5D4C" w:rsidRPr="000C7D7D">
          <w:rPr>
            <w:rStyle w:val="Hyperlink"/>
            <w:noProof/>
            <w:lang w:val="en-GB"/>
          </w:rPr>
          <w:t>8.1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Overview of dataset maintenance</w:t>
        </w:r>
        <w:r w:rsidR="005F5D4C">
          <w:rPr>
            <w:webHidden/>
          </w:rPr>
          <w:tab/>
        </w:r>
        <w:r w:rsidR="005F5D4C">
          <w:rPr>
            <w:webHidden/>
          </w:rPr>
          <w:fldChar w:fldCharType="begin"/>
        </w:r>
        <w:r w:rsidR="005F5D4C">
          <w:rPr>
            <w:webHidden/>
          </w:rPr>
          <w:instrText xml:space="preserve"> PAGEREF _Toc167916593 \h </w:instrText>
        </w:r>
        <w:r w:rsidR="005F5D4C">
          <w:rPr>
            <w:webHidden/>
          </w:rPr>
        </w:r>
        <w:r w:rsidR="005F5D4C">
          <w:rPr>
            <w:webHidden/>
          </w:rPr>
          <w:fldChar w:fldCharType="separate"/>
        </w:r>
        <w:r w:rsidR="006B7530">
          <w:rPr>
            <w:webHidden/>
          </w:rPr>
          <w:t>31</w:t>
        </w:r>
        <w:r w:rsidR="005F5D4C">
          <w:rPr>
            <w:webHidden/>
          </w:rPr>
          <w:fldChar w:fldCharType="end"/>
        </w:r>
      </w:hyperlink>
    </w:p>
    <w:p w14:paraId="522863AC" w14:textId="0C9381F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005F5D4C" w:rsidRPr="000C7D7D">
          <w:rPr>
            <w:rStyle w:val="Hyperlink"/>
            <w:noProof/>
            <w:lang w:val="en-GB"/>
          </w:rPr>
          <w:t>8.1.1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Update of harmonic constants (informative)</w:t>
        </w:r>
        <w:r w:rsidR="005F5D4C">
          <w:rPr>
            <w:webHidden/>
          </w:rPr>
          <w:tab/>
        </w:r>
        <w:r w:rsidR="005F5D4C">
          <w:rPr>
            <w:webHidden/>
          </w:rPr>
          <w:fldChar w:fldCharType="begin"/>
        </w:r>
        <w:r w:rsidR="005F5D4C">
          <w:rPr>
            <w:webHidden/>
          </w:rPr>
          <w:instrText xml:space="preserve"> PAGEREF _Toc167916594 \h </w:instrText>
        </w:r>
        <w:r w:rsidR="005F5D4C">
          <w:rPr>
            <w:webHidden/>
          </w:rPr>
        </w:r>
        <w:r w:rsidR="005F5D4C">
          <w:rPr>
            <w:webHidden/>
          </w:rPr>
          <w:fldChar w:fldCharType="separate"/>
        </w:r>
        <w:r w:rsidR="006B7530">
          <w:rPr>
            <w:webHidden/>
          </w:rPr>
          <w:t>32</w:t>
        </w:r>
        <w:r w:rsidR="005F5D4C">
          <w:rPr>
            <w:webHidden/>
          </w:rPr>
          <w:fldChar w:fldCharType="end"/>
        </w:r>
      </w:hyperlink>
    </w:p>
    <w:p w14:paraId="7284A602" w14:textId="708F310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005F5D4C" w:rsidRPr="000C7D7D">
          <w:rPr>
            <w:rStyle w:val="Hyperlink"/>
            <w:noProof/>
            <w:lang w:val="en-GB"/>
          </w:rPr>
          <w:t>8.2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 related to dataset maintenance</w:t>
        </w:r>
        <w:r w:rsidR="005F5D4C">
          <w:rPr>
            <w:webHidden/>
          </w:rPr>
          <w:tab/>
        </w:r>
        <w:r w:rsidR="005F5D4C">
          <w:rPr>
            <w:webHidden/>
          </w:rPr>
          <w:fldChar w:fldCharType="begin"/>
        </w:r>
        <w:r w:rsidR="005F5D4C">
          <w:rPr>
            <w:webHidden/>
          </w:rPr>
          <w:instrText xml:space="preserve"> PAGEREF _Toc167916595 \h </w:instrText>
        </w:r>
        <w:r w:rsidR="005F5D4C">
          <w:rPr>
            <w:webHidden/>
          </w:rPr>
        </w:r>
        <w:r w:rsidR="005F5D4C">
          <w:rPr>
            <w:webHidden/>
          </w:rPr>
          <w:fldChar w:fldCharType="separate"/>
        </w:r>
        <w:r w:rsidR="006B7530">
          <w:rPr>
            <w:webHidden/>
          </w:rPr>
          <w:t>32</w:t>
        </w:r>
        <w:r w:rsidR="005F5D4C">
          <w:rPr>
            <w:webHidden/>
          </w:rPr>
          <w:fldChar w:fldCharType="end"/>
        </w:r>
      </w:hyperlink>
    </w:p>
    <w:p w14:paraId="65E18379" w14:textId="061465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005F5D4C" w:rsidRPr="000C7D7D">
          <w:rPr>
            <w:rStyle w:val="Hyperlink"/>
            <w:noProof/>
            <w:lang w:val="en-GB"/>
          </w:rPr>
          <w:t>8.2.1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Elements used in S-104</w:t>
        </w:r>
        <w:r w:rsidR="005F5D4C">
          <w:rPr>
            <w:webHidden/>
          </w:rPr>
          <w:tab/>
        </w:r>
        <w:r w:rsidR="005F5D4C">
          <w:rPr>
            <w:webHidden/>
          </w:rPr>
          <w:fldChar w:fldCharType="begin"/>
        </w:r>
        <w:r w:rsidR="005F5D4C">
          <w:rPr>
            <w:webHidden/>
          </w:rPr>
          <w:instrText xml:space="preserve"> PAGEREF _Toc167916597 \h </w:instrText>
        </w:r>
        <w:r w:rsidR="005F5D4C">
          <w:rPr>
            <w:webHidden/>
          </w:rPr>
        </w:r>
        <w:r w:rsidR="005F5D4C">
          <w:rPr>
            <w:webHidden/>
          </w:rPr>
          <w:fldChar w:fldCharType="separate"/>
        </w:r>
        <w:r w:rsidR="006B7530">
          <w:rPr>
            <w:webHidden/>
          </w:rPr>
          <w:t>32</w:t>
        </w:r>
        <w:r w:rsidR="005F5D4C">
          <w:rPr>
            <w:webHidden/>
          </w:rPr>
          <w:fldChar w:fldCharType="end"/>
        </w:r>
      </w:hyperlink>
    </w:p>
    <w:p w14:paraId="177DB6C4" w14:textId="1056860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005F5D4C" w:rsidRPr="000C7D7D">
          <w:rPr>
            <w:rStyle w:val="Hyperlink"/>
            <w:noProof/>
            <w:lang w:val="en-GB"/>
          </w:rPr>
          <w:t>8.2.2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datasets</w:t>
        </w:r>
        <w:r w:rsidR="005F5D4C">
          <w:rPr>
            <w:webHidden/>
          </w:rPr>
          <w:tab/>
        </w:r>
        <w:r w:rsidR="005F5D4C">
          <w:rPr>
            <w:webHidden/>
          </w:rPr>
          <w:fldChar w:fldCharType="begin"/>
        </w:r>
        <w:r w:rsidR="005F5D4C">
          <w:rPr>
            <w:webHidden/>
          </w:rPr>
          <w:instrText xml:space="preserve"> PAGEREF _Toc167916598 \h </w:instrText>
        </w:r>
        <w:r w:rsidR="005F5D4C">
          <w:rPr>
            <w:webHidden/>
          </w:rPr>
        </w:r>
        <w:r w:rsidR="005F5D4C">
          <w:rPr>
            <w:webHidden/>
          </w:rPr>
          <w:fldChar w:fldCharType="separate"/>
        </w:r>
        <w:r w:rsidR="006B7530">
          <w:rPr>
            <w:webHidden/>
          </w:rPr>
          <w:t>33</w:t>
        </w:r>
        <w:r w:rsidR="005F5D4C">
          <w:rPr>
            <w:webHidden/>
          </w:rPr>
          <w:fldChar w:fldCharType="end"/>
        </w:r>
      </w:hyperlink>
    </w:p>
    <w:p w14:paraId="4CD92FB4" w14:textId="1326BD2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005F5D4C" w:rsidRPr="000C7D7D">
          <w:rPr>
            <w:rStyle w:val="Hyperlink"/>
            <w:noProof/>
            <w:lang w:val="en-GB"/>
          </w:rPr>
          <w:t>8.2.3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Editions</w:t>
        </w:r>
        <w:r w:rsidR="005F5D4C">
          <w:rPr>
            <w:webHidden/>
          </w:rPr>
          <w:tab/>
        </w:r>
        <w:r w:rsidR="005F5D4C">
          <w:rPr>
            <w:webHidden/>
          </w:rPr>
          <w:fldChar w:fldCharType="begin"/>
        </w:r>
        <w:r w:rsidR="005F5D4C">
          <w:rPr>
            <w:webHidden/>
          </w:rPr>
          <w:instrText xml:space="preserve"> PAGEREF _Toc167916599 \h </w:instrText>
        </w:r>
        <w:r w:rsidR="005F5D4C">
          <w:rPr>
            <w:webHidden/>
          </w:rPr>
        </w:r>
        <w:r w:rsidR="005F5D4C">
          <w:rPr>
            <w:webHidden/>
          </w:rPr>
          <w:fldChar w:fldCharType="separate"/>
        </w:r>
        <w:r w:rsidR="006B7530">
          <w:rPr>
            <w:webHidden/>
          </w:rPr>
          <w:t>33</w:t>
        </w:r>
        <w:r w:rsidR="005F5D4C">
          <w:rPr>
            <w:webHidden/>
          </w:rPr>
          <w:fldChar w:fldCharType="end"/>
        </w:r>
      </w:hyperlink>
    </w:p>
    <w:p w14:paraId="4307F690" w14:textId="51CD801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005F5D4C" w:rsidRPr="000C7D7D">
          <w:rPr>
            <w:rStyle w:val="Hyperlink"/>
            <w:noProof/>
            <w:lang w:val="en-GB"/>
          </w:rPr>
          <w:t>8.2.4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Cancellations</w:t>
        </w:r>
        <w:r w:rsidR="005F5D4C">
          <w:rPr>
            <w:webHidden/>
          </w:rPr>
          <w:tab/>
        </w:r>
        <w:r w:rsidR="005F5D4C">
          <w:rPr>
            <w:webHidden/>
          </w:rPr>
          <w:fldChar w:fldCharType="begin"/>
        </w:r>
        <w:r w:rsidR="005F5D4C">
          <w:rPr>
            <w:webHidden/>
          </w:rPr>
          <w:instrText xml:space="preserve"> PAGEREF _Toc167916600 \h </w:instrText>
        </w:r>
        <w:r w:rsidR="005F5D4C">
          <w:rPr>
            <w:webHidden/>
          </w:rPr>
        </w:r>
        <w:r w:rsidR="005F5D4C">
          <w:rPr>
            <w:webHidden/>
          </w:rPr>
          <w:fldChar w:fldCharType="separate"/>
        </w:r>
        <w:r w:rsidR="006B7530">
          <w:rPr>
            <w:webHidden/>
          </w:rPr>
          <w:t>34</w:t>
        </w:r>
        <w:r w:rsidR="005F5D4C">
          <w:rPr>
            <w:webHidden/>
          </w:rPr>
          <w:fldChar w:fldCharType="end"/>
        </w:r>
      </w:hyperlink>
    </w:p>
    <w:p w14:paraId="238ADAEA" w14:textId="170706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005F5D4C" w:rsidRPr="000C7D7D">
          <w:rPr>
            <w:rStyle w:val="Hyperlink"/>
            <w:noProof/>
            <w:lang w:val="en-GB"/>
          </w:rPr>
          <w:t>8.2.5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Other</w:t>
        </w:r>
        <w:r w:rsidR="005F5D4C" w:rsidRPr="000C7D7D">
          <w:rPr>
            <w:rStyle w:val="Hyperlink"/>
            <w:i/>
            <w:iCs/>
            <w:noProof/>
            <w:lang w:val="en-GB"/>
          </w:rPr>
          <w:t xml:space="preserve"> S100_Purpose</w:t>
        </w:r>
        <w:r w:rsidR="005F5D4C" w:rsidRPr="000C7D7D">
          <w:rPr>
            <w:rStyle w:val="Hyperlink"/>
            <w:noProof/>
            <w:lang w:val="en-GB"/>
          </w:rPr>
          <w:t xml:space="preserve"> values (informative)</w:t>
        </w:r>
        <w:r w:rsidR="005F5D4C">
          <w:rPr>
            <w:webHidden/>
          </w:rPr>
          <w:tab/>
        </w:r>
        <w:r w:rsidR="005F5D4C">
          <w:rPr>
            <w:webHidden/>
          </w:rPr>
          <w:fldChar w:fldCharType="begin"/>
        </w:r>
        <w:r w:rsidR="005F5D4C">
          <w:rPr>
            <w:webHidden/>
          </w:rPr>
          <w:instrText xml:space="preserve"> PAGEREF _Toc167916601 \h </w:instrText>
        </w:r>
        <w:r w:rsidR="005F5D4C">
          <w:rPr>
            <w:webHidden/>
          </w:rPr>
        </w:r>
        <w:r w:rsidR="005F5D4C">
          <w:rPr>
            <w:webHidden/>
          </w:rPr>
          <w:fldChar w:fldCharType="separate"/>
        </w:r>
        <w:r w:rsidR="006B7530">
          <w:rPr>
            <w:webHidden/>
          </w:rPr>
          <w:t>35</w:t>
        </w:r>
        <w:r w:rsidR="005F5D4C">
          <w:rPr>
            <w:webHidden/>
          </w:rPr>
          <w:fldChar w:fldCharType="end"/>
        </w:r>
      </w:hyperlink>
    </w:p>
    <w:p w14:paraId="20FD0C5D" w14:textId="60909AA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005F5D4C" w:rsidRPr="000C7D7D">
          <w:rPr>
            <w:rStyle w:val="Hyperlink"/>
            <w:noProof/>
            <w:lang w:val="en-GB"/>
          </w:rPr>
          <w:t>8.2.6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Maintenance of support files</w:t>
        </w:r>
        <w:r w:rsidR="005F5D4C">
          <w:rPr>
            <w:webHidden/>
          </w:rPr>
          <w:tab/>
        </w:r>
        <w:r w:rsidR="005F5D4C">
          <w:rPr>
            <w:webHidden/>
          </w:rPr>
          <w:fldChar w:fldCharType="begin"/>
        </w:r>
        <w:r w:rsidR="005F5D4C">
          <w:rPr>
            <w:webHidden/>
          </w:rPr>
          <w:instrText xml:space="preserve"> PAGEREF _Toc167916602 \h </w:instrText>
        </w:r>
        <w:r w:rsidR="005F5D4C">
          <w:rPr>
            <w:webHidden/>
          </w:rPr>
        </w:r>
        <w:r w:rsidR="005F5D4C">
          <w:rPr>
            <w:webHidden/>
          </w:rPr>
          <w:fldChar w:fldCharType="separate"/>
        </w:r>
        <w:r w:rsidR="006B7530">
          <w:rPr>
            <w:webHidden/>
          </w:rPr>
          <w:t>36</w:t>
        </w:r>
        <w:r w:rsidR="005F5D4C">
          <w:rPr>
            <w:webHidden/>
          </w:rPr>
          <w:fldChar w:fldCharType="end"/>
        </w:r>
      </w:hyperlink>
    </w:p>
    <w:p w14:paraId="26D01EF5" w14:textId="33B026B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005F5D4C" w:rsidRPr="000C7D7D">
          <w:rPr>
            <w:rStyle w:val="Hyperlink"/>
            <w:noProof/>
            <w:lang w:val="en-GB"/>
          </w:rPr>
          <w:t>8.2.7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 update frequency</w:t>
        </w:r>
        <w:r w:rsidR="005F5D4C">
          <w:rPr>
            <w:webHidden/>
          </w:rPr>
          <w:tab/>
        </w:r>
        <w:r w:rsidR="005F5D4C">
          <w:rPr>
            <w:webHidden/>
          </w:rPr>
          <w:fldChar w:fldCharType="begin"/>
        </w:r>
        <w:r w:rsidR="005F5D4C">
          <w:rPr>
            <w:webHidden/>
          </w:rPr>
          <w:instrText xml:space="preserve"> PAGEREF _Toc167916603 \h </w:instrText>
        </w:r>
        <w:r w:rsidR="005F5D4C">
          <w:rPr>
            <w:webHidden/>
          </w:rPr>
        </w:r>
        <w:r w:rsidR="005F5D4C">
          <w:rPr>
            <w:webHidden/>
          </w:rPr>
          <w:fldChar w:fldCharType="separate"/>
        </w:r>
        <w:r w:rsidR="006B7530">
          <w:rPr>
            <w:webHidden/>
          </w:rPr>
          <w:t>36</w:t>
        </w:r>
        <w:r w:rsidR="005F5D4C">
          <w:rPr>
            <w:webHidden/>
          </w:rPr>
          <w:fldChar w:fldCharType="end"/>
        </w:r>
      </w:hyperlink>
    </w:p>
    <w:p w14:paraId="1940684F" w14:textId="405CC8C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005F5D4C" w:rsidRPr="000C7D7D">
          <w:rPr>
            <w:rStyle w:val="Hyperlink"/>
            <w:noProof/>
            <w:lang w:val="en-GB"/>
          </w:rPr>
          <w:t>9</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Portrayal</w:t>
        </w:r>
        <w:r w:rsidR="005F5D4C">
          <w:rPr>
            <w:webHidden/>
          </w:rPr>
          <w:tab/>
        </w:r>
        <w:r w:rsidR="005F5D4C">
          <w:rPr>
            <w:webHidden/>
          </w:rPr>
          <w:fldChar w:fldCharType="begin"/>
        </w:r>
        <w:r w:rsidR="005F5D4C">
          <w:rPr>
            <w:webHidden/>
          </w:rPr>
          <w:instrText xml:space="preserve"> PAGEREF _Toc167916604 \h </w:instrText>
        </w:r>
        <w:r w:rsidR="005F5D4C">
          <w:rPr>
            <w:webHidden/>
          </w:rPr>
        </w:r>
        <w:r w:rsidR="005F5D4C">
          <w:rPr>
            <w:webHidden/>
          </w:rPr>
          <w:fldChar w:fldCharType="separate"/>
        </w:r>
        <w:r w:rsidR="006B7530">
          <w:rPr>
            <w:webHidden/>
          </w:rPr>
          <w:t>36</w:t>
        </w:r>
        <w:r w:rsidR="005F5D4C">
          <w:rPr>
            <w:webHidden/>
          </w:rPr>
          <w:fldChar w:fldCharType="end"/>
        </w:r>
      </w:hyperlink>
    </w:p>
    <w:p w14:paraId="56EE673B" w14:textId="53D639E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005F5D4C" w:rsidRPr="000C7D7D">
          <w:rPr>
            <w:rStyle w:val="Hyperlink"/>
            <w:noProof/>
            <w:lang w:val="en-GB"/>
          </w:rPr>
          <w:t>10</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Format (Encoding)</w:t>
        </w:r>
        <w:r w:rsidR="005F5D4C">
          <w:rPr>
            <w:webHidden/>
          </w:rPr>
          <w:tab/>
        </w:r>
        <w:r w:rsidR="005F5D4C">
          <w:rPr>
            <w:webHidden/>
          </w:rPr>
          <w:fldChar w:fldCharType="begin"/>
        </w:r>
        <w:r w:rsidR="005F5D4C">
          <w:rPr>
            <w:webHidden/>
          </w:rPr>
          <w:instrText xml:space="preserve"> PAGEREF _Toc167916612 \h </w:instrText>
        </w:r>
        <w:r w:rsidR="005F5D4C">
          <w:rPr>
            <w:webHidden/>
          </w:rPr>
        </w:r>
        <w:r w:rsidR="005F5D4C">
          <w:rPr>
            <w:webHidden/>
          </w:rPr>
          <w:fldChar w:fldCharType="separate"/>
        </w:r>
        <w:r w:rsidR="006B7530">
          <w:rPr>
            <w:webHidden/>
          </w:rPr>
          <w:t>36</w:t>
        </w:r>
        <w:r w:rsidR="005F5D4C">
          <w:rPr>
            <w:webHidden/>
          </w:rPr>
          <w:fldChar w:fldCharType="end"/>
        </w:r>
      </w:hyperlink>
    </w:p>
    <w:p w14:paraId="12FB15AF" w14:textId="3C49CC41"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005F5D4C" w:rsidRPr="000C7D7D">
          <w:rPr>
            <w:rStyle w:val="Hyperlink"/>
            <w:noProof/>
            <w:lang w:val="en-GB"/>
          </w:rPr>
          <w:t>10.1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_Toc167916613 \h </w:instrText>
        </w:r>
        <w:r w:rsidR="005F5D4C">
          <w:rPr>
            <w:webHidden/>
          </w:rPr>
        </w:r>
        <w:r w:rsidR="005F5D4C">
          <w:rPr>
            <w:webHidden/>
          </w:rPr>
          <w:fldChar w:fldCharType="separate"/>
        </w:r>
        <w:r w:rsidR="006B7530">
          <w:rPr>
            <w:webHidden/>
          </w:rPr>
          <w:t>36</w:t>
        </w:r>
        <w:r w:rsidR="005F5D4C">
          <w:rPr>
            <w:webHidden/>
          </w:rPr>
          <w:fldChar w:fldCharType="end"/>
        </w:r>
      </w:hyperlink>
    </w:p>
    <w:p w14:paraId="457B867B" w14:textId="36C66E15"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005F5D4C" w:rsidRPr="000C7D7D">
          <w:rPr>
            <w:rStyle w:val="Hyperlink"/>
            <w:noProof/>
            <w:lang w:val="en-GB"/>
          </w:rPr>
          <w:t>10.2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product structure for time series and gridded data</w:t>
        </w:r>
        <w:r w:rsidR="005F5D4C">
          <w:rPr>
            <w:webHidden/>
          </w:rPr>
          <w:tab/>
        </w:r>
        <w:r w:rsidR="005F5D4C">
          <w:rPr>
            <w:webHidden/>
          </w:rPr>
          <w:fldChar w:fldCharType="begin"/>
        </w:r>
        <w:r w:rsidR="005F5D4C">
          <w:rPr>
            <w:webHidden/>
          </w:rPr>
          <w:instrText xml:space="preserve"> PAGEREF _Toc167916614 \h </w:instrText>
        </w:r>
        <w:r w:rsidR="005F5D4C">
          <w:rPr>
            <w:webHidden/>
          </w:rPr>
        </w:r>
        <w:r w:rsidR="005F5D4C">
          <w:rPr>
            <w:webHidden/>
          </w:rPr>
          <w:fldChar w:fldCharType="separate"/>
        </w:r>
        <w:r w:rsidR="006B7530">
          <w:rPr>
            <w:webHidden/>
          </w:rPr>
          <w:t>36</w:t>
        </w:r>
        <w:r w:rsidR="005F5D4C">
          <w:rPr>
            <w:webHidden/>
          </w:rPr>
          <w:fldChar w:fldCharType="end"/>
        </w:r>
      </w:hyperlink>
    </w:p>
    <w:p w14:paraId="2EE30775" w14:textId="2290FB5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005F5D4C" w:rsidRPr="000C7D7D">
          <w:rPr>
            <w:rStyle w:val="Hyperlink"/>
            <w:noProof/>
            <w:lang w:val="en-GB"/>
          </w:rPr>
          <w:t>10.2.1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 definition</w:t>
        </w:r>
        <w:r w:rsidR="005F5D4C">
          <w:rPr>
            <w:webHidden/>
          </w:rPr>
          <w:tab/>
        </w:r>
        <w:r w:rsidR="005F5D4C">
          <w:rPr>
            <w:webHidden/>
          </w:rPr>
          <w:fldChar w:fldCharType="begin"/>
        </w:r>
        <w:r w:rsidR="005F5D4C">
          <w:rPr>
            <w:webHidden/>
          </w:rPr>
          <w:instrText xml:space="preserve"> PAGEREF _Toc167916615 \h </w:instrText>
        </w:r>
        <w:r w:rsidR="005F5D4C">
          <w:rPr>
            <w:webHidden/>
          </w:rPr>
        </w:r>
        <w:r w:rsidR="005F5D4C">
          <w:rPr>
            <w:webHidden/>
          </w:rPr>
          <w:fldChar w:fldCharType="separate"/>
        </w:r>
        <w:r w:rsidR="006B7530">
          <w:rPr>
            <w:webHidden/>
          </w:rPr>
          <w:t>36</w:t>
        </w:r>
        <w:r w:rsidR="005F5D4C">
          <w:rPr>
            <w:webHidden/>
          </w:rPr>
          <w:fldChar w:fldCharType="end"/>
        </w:r>
      </w:hyperlink>
    </w:p>
    <w:p w14:paraId="56A1E71F" w14:textId="3FA8AAC6"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005F5D4C" w:rsidRPr="000C7D7D">
          <w:rPr>
            <w:rStyle w:val="Hyperlink"/>
            <w:noProof/>
            <w:lang w:val="en-GB"/>
          </w:rPr>
          <w:t>10.2.2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Product structure</w:t>
        </w:r>
        <w:r w:rsidR="005F5D4C">
          <w:rPr>
            <w:webHidden/>
          </w:rPr>
          <w:tab/>
        </w:r>
        <w:r w:rsidR="005F5D4C">
          <w:rPr>
            <w:webHidden/>
          </w:rPr>
          <w:fldChar w:fldCharType="begin"/>
        </w:r>
        <w:r w:rsidR="005F5D4C">
          <w:rPr>
            <w:webHidden/>
          </w:rPr>
          <w:instrText xml:space="preserve"> PAGEREF _Toc167916616 \h </w:instrText>
        </w:r>
        <w:r w:rsidR="005F5D4C">
          <w:rPr>
            <w:webHidden/>
          </w:rPr>
        </w:r>
        <w:r w:rsidR="005F5D4C">
          <w:rPr>
            <w:webHidden/>
          </w:rPr>
          <w:fldChar w:fldCharType="separate"/>
        </w:r>
        <w:r w:rsidR="006B7530">
          <w:rPr>
            <w:webHidden/>
          </w:rPr>
          <w:t>37</w:t>
        </w:r>
        <w:r w:rsidR="005F5D4C">
          <w:rPr>
            <w:webHidden/>
          </w:rPr>
          <w:fldChar w:fldCharType="end"/>
        </w:r>
      </w:hyperlink>
    </w:p>
    <w:p w14:paraId="1C2C8561" w14:textId="72CADEB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005F5D4C" w:rsidRPr="000C7D7D">
          <w:rPr>
            <w:rStyle w:val="Hyperlink"/>
            <w:noProof/>
            <w:lang w:val="en-GB"/>
          </w:rPr>
          <w:t>11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Delivery</w:t>
        </w:r>
        <w:r w:rsidR="005F5D4C">
          <w:rPr>
            <w:webHidden/>
          </w:rPr>
          <w:tab/>
        </w:r>
        <w:r w:rsidR="005F5D4C">
          <w:rPr>
            <w:webHidden/>
          </w:rPr>
          <w:fldChar w:fldCharType="begin"/>
        </w:r>
        <w:r w:rsidR="005F5D4C">
          <w:rPr>
            <w:webHidden/>
          </w:rPr>
          <w:instrText xml:space="preserve"> PAGEREF _Toc167916620 \h </w:instrText>
        </w:r>
        <w:r w:rsidR="005F5D4C">
          <w:rPr>
            <w:webHidden/>
          </w:rPr>
        </w:r>
        <w:r w:rsidR="005F5D4C">
          <w:rPr>
            <w:webHidden/>
          </w:rPr>
          <w:fldChar w:fldCharType="separate"/>
        </w:r>
        <w:r w:rsidR="006B7530">
          <w:rPr>
            <w:webHidden/>
          </w:rPr>
          <w:t>43</w:t>
        </w:r>
        <w:r w:rsidR="005F5D4C">
          <w:rPr>
            <w:webHidden/>
          </w:rPr>
          <w:fldChar w:fldCharType="end"/>
        </w:r>
      </w:hyperlink>
    </w:p>
    <w:p w14:paraId="73058A0A" w14:textId="5620B1A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_Toc167916621 \h </w:instrText>
        </w:r>
        <w:r w:rsidR="005F5D4C">
          <w:rPr>
            <w:webHidden/>
          </w:rPr>
        </w:r>
        <w:r w:rsidR="005F5D4C">
          <w:rPr>
            <w:webHidden/>
          </w:rPr>
          <w:fldChar w:fldCharType="separate"/>
        </w:r>
        <w:r w:rsidR="006B7530">
          <w:rPr>
            <w:webHidden/>
          </w:rPr>
          <w:t>43</w:t>
        </w:r>
        <w:r w:rsidR="005F5D4C">
          <w:rPr>
            <w:webHidden/>
          </w:rPr>
          <w:fldChar w:fldCharType="end"/>
        </w:r>
      </w:hyperlink>
    </w:p>
    <w:p w14:paraId="368D9D7D" w14:textId="603A489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dataset packaging</w:t>
        </w:r>
        <w:r w:rsidR="005F5D4C">
          <w:rPr>
            <w:webHidden/>
          </w:rPr>
          <w:tab/>
        </w:r>
        <w:r w:rsidR="005F5D4C">
          <w:rPr>
            <w:webHidden/>
          </w:rPr>
          <w:fldChar w:fldCharType="begin"/>
        </w:r>
        <w:r w:rsidR="005F5D4C">
          <w:rPr>
            <w:webHidden/>
          </w:rPr>
          <w:instrText xml:space="preserve"> PAGEREF _Toc167916622 \h </w:instrText>
        </w:r>
        <w:r w:rsidR="005F5D4C">
          <w:rPr>
            <w:webHidden/>
          </w:rPr>
        </w:r>
        <w:r w:rsidR="005F5D4C">
          <w:rPr>
            <w:webHidden/>
          </w:rPr>
          <w:fldChar w:fldCharType="separate"/>
        </w:r>
        <w:r w:rsidR="006B7530">
          <w:rPr>
            <w:webHidden/>
          </w:rPr>
          <w:t>44</w:t>
        </w:r>
        <w:r w:rsidR="005F5D4C">
          <w:rPr>
            <w:webHidden/>
          </w:rPr>
          <w:fldChar w:fldCharType="end"/>
        </w:r>
      </w:hyperlink>
    </w:p>
    <w:p w14:paraId="71DFA7FD" w14:textId="684C0D2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005F5D4C" w:rsidRPr="000C7D7D">
          <w:rPr>
            <w:rStyle w:val="Hyperlink"/>
            <w:noProof/>
            <w:lang w:val="en-GB"/>
          </w:rPr>
          <w:t>11.2.1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Sets</w:t>
        </w:r>
        <w:r w:rsidR="005F5D4C">
          <w:rPr>
            <w:webHidden/>
          </w:rPr>
          <w:tab/>
        </w:r>
        <w:r w:rsidR="005F5D4C">
          <w:rPr>
            <w:webHidden/>
          </w:rPr>
          <w:fldChar w:fldCharType="begin"/>
        </w:r>
        <w:r w:rsidR="005F5D4C">
          <w:rPr>
            <w:webHidden/>
          </w:rPr>
          <w:instrText xml:space="preserve"> PAGEREF _Toc167916623 \h </w:instrText>
        </w:r>
        <w:r w:rsidR="005F5D4C">
          <w:rPr>
            <w:webHidden/>
          </w:rPr>
        </w:r>
        <w:r w:rsidR="005F5D4C">
          <w:rPr>
            <w:webHidden/>
          </w:rPr>
          <w:fldChar w:fldCharType="separate"/>
        </w:r>
        <w:r w:rsidR="006B7530">
          <w:rPr>
            <w:webHidden/>
          </w:rPr>
          <w:t>44</w:t>
        </w:r>
        <w:r w:rsidR="005F5D4C">
          <w:rPr>
            <w:webHidden/>
          </w:rPr>
          <w:fldChar w:fldCharType="end"/>
        </w:r>
      </w:hyperlink>
    </w:p>
    <w:p w14:paraId="2C3C7E1C" w14:textId="560F447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005F5D4C" w:rsidRPr="000C7D7D">
          <w:rPr>
            <w:rStyle w:val="Hyperlink"/>
            <w:noProof/>
            <w:lang w:val="en-GB"/>
          </w:rPr>
          <w:t>11.2.2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Catalogue</w:t>
        </w:r>
        <w:r w:rsidR="005F5D4C">
          <w:rPr>
            <w:webHidden/>
          </w:rPr>
          <w:tab/>
        </w:r>
        <w:r w:rsidR="005F5D4C">
          <w:rPr>
            <w:webHidden/>
          </w:rPr>
          <w:fldChar w:fldCharType="begin"/>
        </w:r>
        <w:r w:rsidR="005F5D4C">
          <w:rPr>
            <w:webHidden/>
          </w:rPr>
          <w:instrText xml:space="preserve"> PAGEREF _Toc167916624 \h </w:instrText>
        </w:r>
        <w:r w:rsidR="005F5D4C">
          <w:rPr>
            <w:webHidden/>
          </w:rPr>
        </w:r>
        <w:r w:rsidR="005F5D4C">
          <w:rPr>
            <w:webHidden/>
          </w:rPr>
          <w:fldChar w:fldCharType="separate"/>
        </w:r>
        <w:r w:rsidR="006B7530">
          <w:rPr>
            <w:webHidden/>
          </w:rPr>
          <w:t>47</w:t>
        </w:r>
        <w:r w:rsidR="005F5D4C">
          <w:rPr>
            <w:webHidden/>
          </w:rPr>
          <w:fldChar w:fldCharType="end"/>
        </w:r>
      </w:hyperlink>
    </w:p>
    <w:p w14:paraId="27BED2E9" w14:textId="4309F79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005F5D4C" w:rsidRPr="000C7D7D">
          <w:rPr>
            <w:rStyle w:val="Hyperlink"/>
            <w:noProof/>
            <w:lang w:val="en-GB"/>
          </w:rPr>
          <w:t>11.2.3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file naming</w:t>
        </w:r>
        <w:r w:rsidR="005F5D4C">
          <w:rPr>
            <w:webHidden/>
          </w:rPr>
          <w:tab/>
        </w:r>
        <w:r w:rsidR="005F5D4C">
          <w:rPr>
            <w:webHidden/>
          </w:rPr>
          <w:fldChar w:fldCharType="begin"/>
        </w:r>
        <w:r w:rsidR="005F5D4C">
          <w:rPr>
            <w:webHidden/>
          </w:rPr>
          <w:instrText xml:space="preserve"> PAGEREF _Toc167916625 \h </w:instrText>
        </w:r>
        <w:r w:rsidR="005F5D4C">
          <w:rPr>
            <w:webHidden/>
          </w:rPr>
        </w:r>
        <w:r w:rsidR="005F5D4C">
          <w:rPr>
            <w:webHidden/>
          </w:rPr>
          <w:fldChar w:fldCharType="separate"/>
        </w:r>
        <w:r w:rsidR="006B7530">
          <w:rPr>
            <w:webHidden/>
          </w:rPr>
          <w:t>47</w:t>
        </w:r>
        <w:r w:rsidR="005F5D4C">
          <w:rPr>
            <w:webHidden/>
          </w:rPr>
          <w:fldChar w:fldCharType="end"/>
        </w:r>
      </w:hyperlink>
    </w:p>
    <w:p w14:paraId="5EAE0D35" w14:textId="20662A7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005F5D4C" w:rsidRPr="000C7D7D">
          <w:rPr>
            <w:rStyle w:val="Hyperlink"/>
            <w:noProof/>
            <w:lang w:val="en-GB"/>
          </w:rPr>
          <w:t>11.2.4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files</w:t>
        </w:r>
        <w:r w:rsidR="005F5D4C">
          <w:rPr>
            <w:webHidden/>
          </w:rPr>
          <w:tab/>
        </w:r>
        <w:r w:rsidR="005F5D4C">
          <w:rPr>
            <w:webHidden/>
          </w:rPr>
          <w:fldChar w:fldCharType="begin"/>
        </w:r>
        <w:r w:rsidR="005F5D4C">
          <w:rPr>
            <w:webHidden/>
          </w:rPr>
          <w:instrText xml:space="preserve"> PAGEREF _Toc167916626 \h </w:instrText>
        </w:r>
        <w:r w:rsidR="005F5D4C">
          <w:rPr>
            <w:webHidden/>
          </w:rPr>
        </w:r>
        <w:r w:rsidR="005F5D4C">
          <w:rPr>
            <w:webHidden/>
          </w:rPr>
          <w:fldChar w:fldCharType="separate"/>
        </w:r>
        <w:r w:rsidR="006B7530">
          <w:rPr>
            <w:webHidden/>
          </w:rPr>
          <w:t>48</w:t>
        </w:r>
        <w:r w:rsidR="005F5D4C">
          <w:rPr>
            <w:webHidden/>
          </w:rPr>
          <w:fldChar w:fldCharType="end"/>
        </w:r>
      </w:hyperlink>
    </w:p>
    <w:p w14:paraId="563D9EEB" w14:textId="5837E8B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005F5D4C" w:rsidRPr="000C7D7D">
          <w:rPr>
            <w:rStyle w:val="Hyperlink"/>
            <w:noProof/>
            <w:lang w:val="en-GB"/>
          </w:rPr>
          <w:t>11.2.5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 naming</w:t>
        </w:r>
        <w:r w:rsidR="005F5D4C">
          <w:rPr>
            <w:webHidden/>
          </w:rPr>
          <w:tab/>
        </w:r>
        <w:r w:rsidR="005F5D4C">
          <w:rPr>
            <w:webHidden/>
          </w:rPr>
          <w:fldChar w:fldCharType="begin"/>
        </w:r>
        <w:r w:rsidR="005F5D4C">
          <w:rPr>
            <w:webHidden/>
          </w:rPr>
          <w:instrText xml:space="preserve"> PAGEREF _Toc167916627 \h </w:instrText>
        </w:r>
        <w:r w:rsidR="005F5D4C">
          <w:rPr>
            <w:webHidden/>
          </w:rPr>
        </w:r>
        <w:r w:rsidR="005F5D4C">
          <w:rPr>
            <w:webHidden/>
          </w:rPr>
          <w:fldChar w:fldCharType="separate"/>
        </w:r>
        <w:r w:rsidR="006B7530">
          <w:rPr>
            <w:webHidden/>
          </w:rPr>
          <w:t>48</w:t>
        </w:r>
        <w:r w:rsidR="005F5D4C">
          <w:rPr>
            <w:webHidden/>
          </w:rPr>
          <w:fldChar w:fldCharType="end"/>
        </w:r>
      </w:hyperlink>
    </w:p>
    <w:p w14:paraId="15067018" w14:textId="6FD8A0A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005F5D4C" w:rsidRPr="000C7D7D">
          <w:rPr>
            <w:rStyle w:val="Hyperlink"/>
            <w:noProof/>
            <w:lang w:val="en-GB"/>
          </w:rPr>
          <w:t>12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_Toc167916628 \h </w:instrText>
        </w:r>
        <w:r w:rsidR="005F5D4C">
          <w:rPr>
            <w:webHidden/>
          </w:rPr>
        </w:r>
        <w:r w:rsidR="005F5D4C">
          <w:rPr>
            <w:webHidden/>
          </w:rPr>
          <w:fldChar w:fldCharType="separate"/>
        </w:r>
        <w:r w:rsidR="006B7530">
          <w:rPr>
            <w:webHidden/>
          </w:rPr>
          <w:t>48</w:t>
        </w:r>
        <w:r w:rsidR="005F5D4C">
          <w:rPr>
            <w:webHidden/>
          </w:rPr>
          <w:fldChar w:fldCharType="end"/>
        </w:r>
      </w:hyperlink>
    </w:p>
    <w:p w14:paraId="33071093" w14:textId="1469DD90"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005F5D4C" w:rsidRPr="000C7D7D">
          <w:rPr>
            <w:rStyle w:val="Hyperlink"/>
            <w:noProof/>
            <w:lang w:val="en-GB"/>
          </w:rPr>
          <w:t>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_Toc167916629 \h </w:instrText>
        </w:r>
        <w:r w:rsidR="005F5D4C">
          <w:rPr>
            <w:webHidden/>
          </w:rPr>
        </w:r>
        <w:r w:rsidR="005F5D4C">
          <w:rPr>
            <w:webHidden/>
          </w:rPr>
          <w:fldChar w:fldCharType="separate"/>
        </w:r>
        <w:r w:rsidR="006B7530">
          <w:rPr>
            <w:webHidden/>
          </w:rPr>
          <w:t>48</w:t>
        </w:r>
        <w:r w:rsidR="005F5D4C">
          <w:rPr>
            <w:webHidden/>
          </w:rPr>
          <w:fldChar w:fldCharType="end"/>
        </w:r>
      </w:hyperlink>
    </w:p>
    <w:p w14:paraId="3113B8A9" w14:textId="79F5BB2D"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005F5D4C" w:rsidRPr="000C7D7D">
          <w:rPr>
            <w:rStyle w:val="Hyperlink"/>
            <w:noProof/>
            <w:lang w:val="en-GB"/>
          </w:rPr>
          <w:t>12.1.1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Realisation of Exchange Set components and metadata classes (informative)</w:t>
        </w:r>
        <w:r w:rsidR="005F5D4C">
          <w:rPr>
            <w:webHidden/>
          </w:rPr>
          <w:tab/>
        </w:r>
        <w:r w:rsidR="005F5D4C">
          <w:rPr>
            <w:webHidden/>
          </w:rPr>
          <w:fldChar w:fldCharType="begin"/>
        </w:r>
        <w:r w:rsidR="005F5D4C">
          <w:rPr>
            <w:webHidden/>
          </w:rPr>
          <w:instrText xml:space="preserve"> PAGEREF _Toc167916630 \h </w:instrText>
        </w:r>
        <w:r w:rsidR="005F5D4C">
          <w:rPr>
            <w:webHidden/>
          </w:rPr>
        </w:r>
        <w:r w:rsidR="005F5D4C">
          <w:rPr>
            <w:webHidden/>
          </w:rPr>
          <w:fldChar w:fldCharType="separate"/>
        </w:r>
        <w:r w:rsidR="006B7530">
          <w:rPr>
            <w:webHidden/>
          </w:rPr>
          <w:t>49</w:t>
        </w:r>
        <w:r w:rsidR="005F5D4C">
          <w:rPr>
            <w:webHidden/>
          </w:rPr>
          <w:fldChar w:fldCharType="end"/>
        </w:r>
      </w:hyperlink>
    </w:p>
    <w:p w14:paraId="5C9FFC64" w14:textId="42CA584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005F5D4C" w:rsidRPr="000C7D7D">
          <w:rPr>
            <w:rStyle w:val="Hyperlink"/>
            <w:noProof/>
            <w:lang w:val="en-GB"/>
          </w:rPr>
          <w:t>12.1.2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 components and related metadata</w:t>
        </w:r>
        <w:r w:rsidR="005F5D4C">
          <w:rPr>
            <w:webHidden/>
          </w:rPr>
          <w:tab/>
        </w:r>
        <w:r w:rsidR="005F5D4C">
          <w:rPr>
            <w:webHidden/>
          </w:rPr>
          <w:fldChar w:fldCharType="begin"/>
        </w:r>
        <w:r w:rsidR="005F5D4C">
          <w:rPr>
            <w:webHidden/>
          </w:rPr>
          <w:instrText xml:space="preserve"> PAGEREF _Toc167916631 \h </w:instrText>
        </w:r>
        <w:r w:rsidR="005F5D4C">
          <w:rPr>
            <w:webHidden/>
          </w:rPr>
        </w:r>
        <w:r w:rsidR="005F5D4C">
          <w:rPr>
            <w:webHidden/>
          </w:rPr>
          <w:fldChar w:fldCharType="separate"/>
        </w:r>
        <w:r w:rsidR="006B7530">
          <w:rPr>
            <w:webHidden/>
          </w:rPr>
          <w:t>50</w:t>
        </w:r>
        <w:r w:rsidR="005F5D4C">
          <w:rPr>
            <w:webHidden/>
          </w:rPr>
          <w:fldChar w:fldCharType="end"/>
        </w:r>
      </w:hyperlink>
    </w:p>
    <w:p w14:paraId="00A26FBC" w14:textId="6223D9E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005F5D4C" w:rsidRPr="000C7D7D">
          <w:rPr>
            <w:rStyle w:val="Hyperlink"/>
            <w:noProof/>
            <w:lang w:val="en-GB"/>
          </w:rPr>
          <w:t>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Discovery metadata</w:t>
        </w:r>
        <w:r w:rsidR="005F5D4C">
          <w:rPr>
            <w:webHidden/>
          </w:rPr>
          <w:tab/>
        </w:r>
        <w:r w:rsidR="005F5D4C">
          <w:rPr>
            <w:webHidden/>
          </w:rPr>
          <w:fldChar w:fldCharType="begin"/>
        </w:r>
        <w:r w:rsidR="005F5D4C">
          <w:rPr>
            <w:webHidden/>
          </w:rPr>
          <w:instrText xml:space="preserve"> PAGEREF _Toc167916632 \h </w:instrText>
        </w:r>
        <w:r w:rsidR="005F5D4C">
          <w:rPr>
            <w:webHidden/>
          </w:rPr>
        </w:r>
        <w:r w:rsidR="005F5D4C">
          <w:rPr>
            <w:webHidden/>
          </w:rPr>
          <w:fldChar w:fldCharType="separate"/>
        </w:r>
        <w:r w:rsidR="006B7530">
          <w:rPr>
            <w:webHidden/>
          </w:rPr>
          <w:t>52</w:t>
        </w:r>
        <w:r w:rsidR="005F5D4C">
          <w:rPr>
            <w:webHidden/>
          </w:rPr>
          <w:fldChar w:fldCharType="end"/>
        </w:r>
      </w:hyperlink>
    </w:p>
    <w:p w14:paraId="72A525E2" w14:textId="25FD4293"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005F5D4C" w:rsidRPr="000C7D7D">
          <w:rPr>
            <w:rStyle w:val="Hyperlink"/>
            <w:noProof/>
            <w:lang w:val="en-GB"/>
          </w:rPr>
          <w:t>12.2.1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S100_ExchangeCatalogue</w:t>
        </w:r>
        <w:r w:rsidR="005F5D4C">
          <w:rPr>
            <w:webHidden/>
          </w:rPr>
          <w:tab/>
        </w:r>
        <w:r w:rsidR="005F5D4C">
          <w:rPr>
            <w:webHidden/>
          </w:rPr>
          <w:fldChar w:fldCharType="begin"/>
        </w:r>
        <w:r w:rsidR="005F5D4C">
          <w:rPr>
            <w:webHidden/>
          </w:rPr>
          <w:instrText xml:space="preserve"> PAGEREF _Toc167916633 \h </w:instrText>
        </w:r>
        <w:r w:rsidR="005F5D4C">
          <w:rPr>
            <w:webHidden/>
          </w:rPr>
        </w:r>
        <w:r w:rsidR="005F5D4C">
          <w:rPr>
            <w:webHidden/>
          </w:rPr>
          <w:fldChar w:fldCharType="separate"/>
        </w:r>
        <w:r w:rsidR="006B7530">
          <w:rPr>
            <w:webHidden/>
          </w:rPr>
          <w:t>55</w:t>
        </w:r>
        <w:r w:rsidR="005F5D4C">
          <w:rPr>
            <w:webHidden/>
          </w:rPr>
          <w:fldChar w:fldCharType="end"/>
        </w:r>
      </w:hyperlink>
    </w:p>
    <w:p w14:paraId="44AB3DD9" w14:textId="134E6F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005F5D4C" w:rsidRPr="000C7D7D">
          <w:rPr>
            <w:rStyle w:val="Hyperlink"/>
            <w:noProof/>
            <w:lang w:val="en-GB" w:eastAsia="ar-SA"/>
          </w:rPr>
          <w:t>12.2.2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S100_ExchangeCatalogueIdentifier</w:t>
        </w:r>
        <w:r w:rsidR="005F5D4C">
          <w:rPr>
            <w:webHidden/>
          </w:rPr>
          <w:tab/>
        </w:r>
        <w:r w:rsidR="005F5D4C">
          <w:rPr>
            <w:webHidden/>
          </w:rPr>
          <w:fldChar w:fldCharType="begin"/>
        </w:r>
        <w:r w:rsidR="005F5D4C">
          <w:rPr>
            <w:webHidden/>
          </w:rPr>
          <w:instrText xml:space="preserve"> PAGEREF _Toc167916634 \h </w:instrText>
        </w:r>
        <w:r w:rsidR="005F5D4C">
          <w:rPr>
            <w:webHidden/>
          </w:rPr>
        </w:r>
        <w:r w:rsidR="005F5D4C">
          <w:rPr>
            <w:webHidden/>
          </w:rPr>
          <w:fldChar w:fldCharType="separate"/>
        </w:r>
        <w:r w:rsidR="006B7530">
          <w:rPr>
            <w:webHidden/>
          </w:rPr>
          <w:t>56</w:t>
        </w:r>
        <w:r w:rsidR="005F5D4C">
          <w:rPr>
            <w:webHidden/>
          </w:rPr>
          <w:fldChar w:fldCharType="end"/>
        </w:r>
      </w:hyperlink>
    </w:p>
    <w:p w14:paraId="78707EAD" w14:textId="1DD84ED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005F5D4C" w:rsidRPr="000C7D7D">
          <w:rPr>
            <w:rStyle w:val="Hyperlink"/>
            <w:noProof/>
            <w:lang w:val="en-GB" w:eastAsia="ar-SA"/>
          </w:rPr>
          <w:t>12.2.3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S100_CataloguePointofContact</w:t>
        </w:r>
        <w:r w:rsidR="005F5D4C">
          <w:rPr>
            <w:webHidden/>
          </w:rPr>
          <w:tab/>
        </w:r>
        <w:r w:rsidR="005F5D4C">
          <w:rPr>
            <w:webHidden/>
          </w:rPr>
          <w:fldChar w:fldCharType="begin"/>
        </w:r>
        <w:r w:rsidR="005F5D4C">
          <w:rPr>
            <w:webHidden/>
          </w:rPr>
          <w:instrText xml:space="preserve"> PAGEREF _Toc167916635 \h </w:instrText>
        </w:r>
        <w:r w:rsidR="005F5D4C">
          <w:rPr>
            <w:webHidden/>
          </w:rPr>
        </w:r>
        <w:r w:rsidR="005F5D4C">
          <w:rPr>
            <w:webHidden/>
          </w:rPr>
          <w:fldChar w:fldCharType="separate"/>
        </w:r>
        <w:r w:rsidR="006B7530">
          <w:rPr>
            <w:webHidden/>
          </w:rPr>
          <w:t>56</w:t>
        </w:r>
        <w:r w:rsidR="005F5D4C">
          <w:rPr>
            <w:webHidden/>
          </w:rPr>
          <w:fldChar w:fldCharType="end"/>
        </w:r>
      </w:hyperlink>
    </w:p>
    <w:p w14:paraId="0EB8B2AE" w14:textId="783B7BE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005F5D4C" w:rsidRPr="000C7D7D">
          <w:rPr>
            <w:rStyle w:val="Hyperlink"/>
            <w:noProof/>
            <w:lang w:val="en-GB"/>
          </w:rPr>
          <w:t>12.2.4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S100_DatasetDiscoveryMetadata</w:t>
        </w:r>
        <w:r w:rsidR="005F5D4C">
          <w:rPr>
            <w:webHidden/>
          </w:rPr>
          <w:tab/>
        </w:r>
        <w:r w:rsidR="005F5D4C">
          <w:rPr>
            <w:webHidden/>
          </w:rPr>
          <w:fldChar w:fldCharType="begin"/>
        </w:r>
        <w:r w:rsidR="005F5D4C">
          <w:rPr>
            <w:webHidden/>
          </w:rPr>
          <w:instrText xml:space="preserve"> PAGEREF _Toc167916636 \h </w:instrText>
        </w:r>
        <w:r w:rsidR="005F5D4C">
          <w:rPr>
            <w:webHidden/>
          </w:rPr>
        </w:r>
        <w:r w:rsidR="005F5D4C">
          <w:rPr>
            <w:webHidden/>
          </w:rPr>
          <w:fldChar w:fldCharType="separate"/>
        </w:r>
        <w:r w:rsidR="006B7530">
          <w:rPr>
            <w:webHidden/>
          </w:rPr>
          <w:t>57</w:t>
        </w:r>
        <w:r w:rsidR="005F5D4C">
          <w:rPr>
            <w:webHidden/>
          </w:rPr>
          <w:fldChar w:fldCharType="end"/>
        </w:r>
      </w:hyperlink>
    </w:p>
    <w:p w14:paraId="5EAB6C30" w14:textId="749CEAB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005F5D4C" w:rsidRPr="000C7D7D">
          <w:rPr>
            <w:rStyle w:val="Hyperlink"/>
            <w:noProof/>
            <w:lang w:val="en-GB" w:eastAsia="ar-SA"/>
          </w:rPr>
          <w:t>12.2.5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S100_NavigationPurpose</w:t>
        </w:r>
        <w:r w:rsidR="005F5D4C">
          <w:rPr>
            <w:webHidden/>
          </w:rPr>
          <w:tab/>
        </w:r>
        <w:r w:rsidR="005F5D4C">
          <w:rPr>
            <w:webHidden/>
          </w:rPr>
          <w:fldChar w:fldCharType="begin"/>
        </w:r>
        <w:r w:rsidR="005F5D4C">
          <w:rPr>
            <w:webHidden/>
          </w:rPr>
          <w:instrText xml:space="preserve"> PAGEREF _Toc167916637 \h </w:instrText>
        </w:r>
        <w:r w:rsidR="005F5D4C">
          <w:rPr>
            <w:webHidden/>
          </w:rPr>
        </w:r>
        <w:r w:rsidR="005F5D4C">
          <w:rPr>
            <w:webHidden/>
          </w:rPr>
          <w:fldChar w:fldCharType="separate"/>
        </w:r>
        <w:r w:rsidR="006B7530">
          <w:rPr>
            <w:webHidden/>
          </w:rPr>
          <w:t>60</w:t>
        </w:r>
        <w:r w:rsidR="005F5D4C">
          <w:rPr>
            <w:webHidden/>
          </w:rPr>
          <w:fldChar w:fldCharType="end"/>
        </w:r>
      </w:hyperlink>
    </w:p>
    <w:p w14:paraId="7162695E" w14:textId="793A0A9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005F5D4C" w:rsidRPr="000C7D7D">
          <w:rPr>
            <w:rStyle w:val="Hyperlink"/>
            <w:noProof/>
            <w:lang w:val="en-GB"/>
          </w:rPr>
          <w:t>12.2.6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S100_DataCoverage</w:t>
        </w:r>
        <w:r w:rsidR="005F5D4C">
          <w:rPr>
            <w:webHidden/>
          </w:rPr>
          <w:tab/>
        </w:r>
        <w:r w:rsidR="005F5D4C">
          <w:rPr>
            <w:webHidden/>
          </w:rPr>
          <w:fldChar w:fldCharType="begin"/>
        </w:r>
        <w:r w:rsidR="005F5D4C">
          <w:rPr>
            <w:webHidden/>
          </w:rPr>
          <w:instrText xml:space="preserve"> PAGEREF _Toc167916638 \h </w:instrText>
        </w:r>
        <w:r w:rsidR="005F5D4C">
          <w:rPr>
            <w:webHidden/>
          </w:rPr>
        </w:r>
        <w:r w:rsidR="005F5D4C">
          <w:rPr>
            <w:webHidden/>
          </w:rPr>
          <w:fldChar w:fldCharType="separate"/>
        </w:r>
        <w:r w:rsidR="006B7530">
          <w:rPr>
            <w:webHidden/>
          </w:rPr>
          <w:t>60</w:t>
        </w:r>
        <w:r w:rsidR="005F5D4C">
          <w:rPr>
            <w:webHidden/>
          </w:rPr>
          <w:fldChar w:fldCharType="end"/>
        </w:r>
      </w:hyperlink>
    </w:p>
    <w:p w14:paraId="6771259F" w14:textId="56F469B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005F5D4C" w:rsidRPr="000C7D7D">
          <w:rPr>
            <w:rStyle w:val="Hyperlink"/>
            <w:noProof/>
            <w:lang w:val="en-GB" w:eastAsia="ar-SA"/>
          </w:rPr>
          <w:t>12.2.7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S100_Purpose</w:t>
        </w:r>
        <w:r w:rsidR="005F5D4C">
          <w:rPr>
            <w:webHidden/>
          </w:rPr>
          <w:tab/>
        </w:r>
        <w:r w:rsidR="005F5D4C">
          <w:rPr>
            <w:webHidden/>
          </w:rPr>
          <w:fldChar w:fldCharType="begin"/>
        </w:r>
        <w:r w:rsidR="005F5D4C">
          <w:rPr>
            <w:webHidden/>
          </w:rPr>
          <w:instrText xml:space="preserve"> PAGEREF _Toc167916639 \h </w:instrText>
        </w:r>
        <w:r w:rsidR="005F5D4C">
          <w:rPr>
            <w:webHidden/>
          </w:rPr>
        </w:r>
        <w:r w:rsidR="005F5D4C">
          <w:rPr>
            <w:webHidden/>
          </w:rPr>
          <w:fldChar w:fldCharType="separate"/>
        </w:r>
        <w:r w:rsidR="006B7530">
          <w:rPr>
            <w:webHidden/>
          </w:rPr>
          <w:t>61</w:t>
        </w:r>
        <w:r w:rsidR="005F5D4C">
          <w:rPr>
            <w:webHidden/>
          </w:rPr>
          <w:fldChar w:fldCharType="end"/>
        </w:r>
      </w:hyperlink>
    </w:p>
    <w:p w14:paraId="7ABD22F1" w14:textId="302E5422"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005F5D4C" w:rsidRPr="000C7D7D">
          <w:rPr>
            <w:rStyle w:val="Hyperlink"/>
            <w:noProof/>
            <w:lang w:val="en-GB" w:eastAsia="ar-SA"/>
          </w:rPr>
          <w:t>12.2.8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S100_TemporalExtent</w:t>
        </w:r>
        <w:r w:rsidR="005F5D4C">
          <w:rPr>
            <w:webHidden/>
          </w:rPr>
          <w:tab/>
        </w:r>
        <w:r w:rsidR="005F5D4C">
          <w:rPr>
            <w:webHidden/>
          </w:rPr>
          <w:fldChar w:fldCharType="begin"/>
        </w:r>
        <w:r w:rsidR="005F5D4C">
          <w:rPr>
            <w:webHidden/>
          </w:rPr>
          <w:instrText xml:space="preserve"> PAGEREF _Toc167916640 \h </w:instrText>
        </w:r>
        <w:r w:rsidR="005F5D4C">
          <w:rPr>
            <w:webHidden/>
          </w:rPr>
        </w:r>
        <w:r w:rsidR="005F5D4C">
          <w:rPr>
            <w:webHidden/>
          </w:rPr>
          <w:fldChar w:fldCharType="separate"/>
        </w:r>
        <w:r w:rsidR="006B7530">
          <w:rPr>
            <w:webHidden/>
          </w:rPr>
          <w:t>62</w:t>
        </w:r>
        <w:r w:rsidR="005F5D4C">
          <w:rPr>
            <w:webHidden/>
          </w:rPr>
          <w:fldChar w:fldCharType="end"/>
        </w:r>
      </w:hyperlink>
    </w:p>
    <w:p w14:paraId="44F2841E" w14:textId="0639F6B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005F5D4C" w:rsidRPr="000C7D7D">
          <w:rPr>
            <w:rStyle w:val="Hyperlink"/>
            <w:noProof/>
            <w:lang w:val="en-GB" w:eastAsia="ar-SA"/>
          </w:rPr>
          <w:t>12.2.9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S100_EncodingFormat</w:t>
        </w:r>
        <w:r w:rsidR="005F5D4C">
          <w:rPr>
            <w:webHidden/>
          </w:rPr>
          <w:tab/>
        </w:r>
        <w:r w:rsidR="005F5D4C">
          <w:rPr>
            <w:webHidden/>
          </w:rPr>
          <w:fldChar w:fldCharType="begin"/>
        </w:r>
        <w:r w:rsidR="005F5D4C">
          <w:rPr>
            <w:webHidden/>
          </w:rPr>
          <w:instrText xml:space="preserve"> PAGEREF _Toc167916641 \h </w:instrText>
        </w:r>
        <w:r w:rsidR="005F5D4C">
          <w:rPr>
            <w:webHidden/>
          </w:rPr>
        </w:r>
        <w:r w:rsidR="005F5D4C">
          <w:rPr>
            <w:webHidden/>
          </w:rPr>
          <w:fldChar w:fldCharType="separate"/>
        </w:r>
        <w:r w:rsidR="006B7530">
          <w:rPr>
            <w:webHidden/>
          </w:rPr>
          <w:t>62</w:t>
        </w:r>
        <w:r w:rsidR="005F5D4C">
          <w:rPr>
            <w:webHidden/>
          </w:rPr>
          <w:fldChar w:fldCharType="end"/>
        </w:r>
      </w:hyperlink>
    </w:p>
    <w:p w14:paraId="26C34373" w14:textId="5621A6B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005F5D4C" w:rsidRPr="000C7D7D">
          <w:rPr>
            <w:rStyle w:val="Hyperlink"/>
            <w:noProof/>
            <w:lang w:val="en-GB" w:eastAsia="ar-SA"/>
          </w:rPr>
          <w:t>12.2.10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S100_ProductSpecification</w:t>
        </w:r>
        <w:r w:rsidR="005F5D4C">
          <w:rPr>
            <w:webHidden/>
          </w:rPr>
          <w:tab/>
        </w:r>
        <w:r w:rsidR="005F5D4C">
          <w:rPr>
            <w:webHidden/>
          </w:rPr>
          <w:fldChar w:fldCharType="begin"/>
        </w:r>
        <w:r w:rsidR="005F5D4C">
          <w:rPr>
            <w:webHidden/>
          </w:rPr>
          <w:instrText xml:space="preserve"> PAGEREF _Toc167916642 \h </w:instrText>
        </w:r>
        <w:r w:rsidR="005F5D4C">
          <w:rPr>
            <w:webHidden/>
          </w:rPr>
        </w:r>
        <w:r w:rsidR="005F5D4C">
          <w:rPr>
            <w:webHidden/>
          </w:rPr>
          <w:fldChar w:fldCharType="separate"/>
        </w:r>
        <w:r w:rsidR="006B7530">
          <w:rPr>
            <w:webHidden/>
          </w:rPr>
          <w:t>62</w:t>
        </w:r>
        <w:r w:rsidR="005F5D4C">
          <w:rPr>
            <w:webHidden/>
          </w:rPr>
          <w:fldChar w:fldCharType="end"/>
        </w:r>
      </w:hyperlink>
    </w:p>
    <w:p w14:paraId="2BFF505F" w14:textId="3A98E13C"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005F5D4C" w:rsidRPr="000C7D7D">
          <w:rPr>
            <w:rStyle w:val="Hyperlink"/>
            <w:noProof/>
            <w:lang w:val="en-GB" w:eastAsia="ar-SA"/>
          </w:rPr>
          <w:t>12.2.11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S100_CompliancyCategory</w:t>
        </w:r>
        <w:r w:rsidR="005F5D4C">
          <w:rPr>
            <w:webHidden/>
          </w:rPr>
          <w:tab/>
        </w:r>
        <w:r w:rsidR="005F5D4C">
          <w:rPr>
            <w:webHidden/>
          </w:rPr>
          <w:fldChar w:fldCharType="begin"/>
        </w:r>
        <w:r w:rsidR="005F5D4C">
          <w:rPr>
            <w:webHidden/>
          </w:rPr>
          <w:instrText xml:space="preserve"> PAGEREF _Toc167916643 \h </w:instrText>
        </w:r>
        <w:r w:rsidR="005F5D4C">
          <w:rPr>
            <w:webHidden/>
          </w:rPr>
        </w:r>
        <w:r w:rsidR="005F5D4C">
          <w:rPr>
            <w:webHidden/>
          </w:rPr>
          <w:fldChar w:fldCharType="separate"/>
        </w:r>
        <w:r w:rsidR="006B7530">
          <w:rPr>
            <w:webHidden/>
          </w:rPr>
          <w:t>63</w:t>
        </w:r>
        <w:r w:rsidR="005F5D4C">
          <w:rPr>
            <w:webHidden/>
          </w:rPr>
          <w:fldChar w:fldCharType="end"/>
        </w:r>
      </w:hyperlink>
    </w:p>
    <w:p w14:paraId="7CBB0BD3" w14:textId="62646C4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005F5D4C" w:rsidRPr="000C7D7D">
          <w:rPr>
            <w:rStyle w:val="Hyperlink"/>
            <w:noProof/>
            <w:lang w:val="en-GB" w:eastAsia="ar-SA"/>
          </w:rPr>
          <w:t>12.2.12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S100_ProtectionScheme</w:t>
        </w:r>
        <w:r w:rsidR="005F5D4C">
          <w:rPr>
            <w:webHidden/>
          </w:rPr>
          <w:tab/>
        </w:r>
        <w:r w:rsidR="005F5D4C">
          <w:rPr>
            <w:webHidden/>
          </w:rPr>
          <w:fldChar w:fldCharType="begin"/>
        </w:r>
        <w:r w:rsidR="005F5D4C">
          <w:rPr>
            <w:webHidden/>
          </w:rPr>
          <w:instrText xml:space="preserve"> PAGEREF _Toc167916644 \h </w:instrText>
        </w:r>
        <w:r w:rsidR="005F5D4C">
          <w:rPr>
            <w:webHidden/>
          </w:rPr>
        </w:r>
        <w:r w:rsidR="005F5D4C">
          <w:rPr>
            <w:webHidden/>
          </w:rPr>
          <w:fldChar w:fldCharType="separate"/>
        </w:r>
        <w:r w:rsidR="006B7530">
          <w:rPr>
            <w:webHidden/>
          </w:rPr>
          <w:t>63</w:t>
        </w:r>
        <w:r w:rsidR="005F5D4C">
          <w:rPr>
            <w:webHidden/>
          </w:rPr>
          <w:fldChar w:fldCharType="end"/>
        </w:r>
      </w:hyperlink>
    </w:p>
    <w:p w14:paraId="2EC18A26" w14:textId="0BA89A8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005F5D4C" w:rsidRPr="000C7D7D">
          <w:rPr>
            <w:rStyle w:val="Hyperlink"/>
            <w:noProof/>
            <w:lang w:val="en-GB" w:eastAsia="ar-SA"/>
          </w:rPr>
          <w:t>12.2.13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S100_SupportFileDiscoveryMetadata</w:t>
        </w:r>
        <w:r w:rsidR="005F5D4C">
          <w:rPr>
            <w:webHidden/>
          </w:rPr>
          <w:tab/>
        </w:r>
        <w:r w:rsidR="005F5D4C">
          <w:rPr>
            <w:webHidden/>
          </w:rPr>
          <w:fldChar w:fldCharType="begin"/>
        </w:r>
        <w:r w:rsidR="005F5D4C">
          <w:rPr>
            <w:webHidden/>
          </w:rPr>
          <w:instrText xml:space="preserve"> PAGEREF _Toc167916645 \h </w:instrText>
        </w:r>
        <w:r w:rsidR="005F5D4C">
          <w:rPr>
            <w:webHidden/>
          </w:rPr>
        </w:r>
        <w:r w:rsidR="005F5D4C">
          <w:rPr>
            <w:webHidden/>
          </w:rPr>
          <w:fldChar w:fldCharType="separate"/>
        </w:r>
        <w:r w:rsidR="006B7530">
          <w:rPr>
            <w:webHidden/>
          </w:rPr>
          <w:t>64</w:t>
        </w:r>
        <w:r w:rsidR="005F5D4C">
          <w:rPr>
            <w:webHidden/>
          </w:rPr>
          <w:fldChar w:fldCharType="end"/>
        </w:r>
      </w:hyperlink>
    </w:p>
    <w:p w14:paraId="51DDAE3E" w14:textId="5528EEF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005F5D4C" w:rsidRPr="000C7D7D">
          <w:rPr>
            <w:rStyle w:val="Hyperlink"/>
            <w:noProof/>
            <w:lang w:val="en-GB" w:eastAsia="ar-SA"/>
          </w:rPr>
          <w:t>12.2.14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S100_SupportFileFormat</w:t>
        </w:r>
        <w:r w:rsidR="005F5D4C">
          <w:rPr>
            <w:webHidden/>
          </w:rPr>
          <w:tab/>
        </w:r>
        <w:r w:rsidR="005F5D4C">
          <w:rPr>
            <w:webHidden/>
          </w:rPr>
          <w:fldChar w:fldCharType="begin"/>
        </w:r>
        <w:r w:rsidR="005F5D4C">
          <w:rPr>
            <w:webHidden/>
          </w:rPr>
          <w:instrText xml:space="preserve"> PAGEREF _Toc167916646 \h </w:instrText>
        </w:r>
        <w:r w:rsidR="005F5D4C">
          <w:rPr>
            <w:webHidden/>
          </w:rPr>
        </w:r>
        <w:r w:rsidR="005F5D4C">
          <w:rPr>
            <w:webHidden/>
          </w:rPr>
          <w:fldChar w:fldCharType="separate"/>
        </w:r>
        <w:r w:rsidR="006B7530">
          <w:rPr>
            <w:webHidden/>
          </w:rPr>
          <w:t>65</w:t>
        </w:r>
        <w:r w:rsidR="005F5D4C">
          <w:rPr>
            <w:webHidden/>
          </w:rPr>
          <w:fldChar w:fldCharType="end"/>
        </w:r>
      </w:hyperlink>
    </w:p>
    <w:p w14:paraId="40726394" w14:textId="3525C42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005F5D4C" w:rsidRPr="000C7D7D">
          <w:rPr>
            <w:rStyle w:val="Hyperlink"/>
            <w:noProof/>
            <w:lang w:val="en-GB" w:eastAsia="ar-SA"/>
          </w:rPr>
          <w:t>12.2.15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S100_SupportFileRevisionStatus</w:t>
        </w:r>
        <w:r w:rsidR="005F5D4C">
          <w:rPr>
            <w:webHidden/>
          </w:rPr>
          <w:tab/>
        </w:r>
        <w:r w:rsidR="005F5D4C">
          <w:rPr>
            <w:webHidden/>
          </w:rPr>
          <w:fldChar w:fldCharType="begin"/>
        </w:r>
        <w:r w:rsidR="005F5D4C">
          <w:rPr>
            <w:webHidden/>
          </w:rPr>
          <w:instrText xml:space="preserve"> PAGEREF _Toc167916647 \h </w:instrText>
        </w:r>
        <w:r w:rsidR="005F5D4C">
          <w:rPr>
            <w:webHidden/>
          </w:rPr>
        </w:r>
        <w:r w:rsidR="005F5D4C">
          <w:rPr>
            <w:webHidden/>
          </w:rPr>
          <w:fldChar w:fldCharType="separate"/>
        </w:r>
        <w:r w:rsidR="006B7530">
          <w:rPr>
            <w:webHidden/>
          </w:rPr>
          <w:t>65</w:t>
        </w:r>
        <w:r w:rsidR="005F5D4C">
          <w:rPr>
            <w:webHidden/>
          </w:rPr>
          <w:fldChar w:fldCharType="end"/>
        </w:r>
      </w:hyperlink>
    </w:p>
    <w:p w14:paraId="7F63038C" w14:textId="546A02C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005F5D4C" w:rsidRPr="000C7D7D">
          <w:rPr>
            <w:rStyle w:val="Hyperlink"/>
            <w:noProof/>
            <w:lang w:val="en-GB" w:eastAsia="ar-SA"/>
          </w:rPr>
          <w:t>12.2.16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S100_SupportFileSpecification</w:t>
        </w:r>
        <w:r w:rsidR="005F5D4C">
          <w:rPr>
            <w:webHidden/>
          </w:rPr>
          <w:tab/>
        </w:r>
        <w:r w:rsidR="005F5D4C">
          <w:rPr>
            <w:webHidden/>
          </w:rPr>
          <w:fldChar w:fldCharType="begin"/>
        </w:r>
        <w:r w:rsidR="005F5D4C">
          <w:rPr>
            <w:webHidden/>
          </w:rPr>
          <w:instrText xml:space="preserve"> PAGEREF _Toc167916648 \h </w:instrText>
        </w:r>
        <w:r w:rsidR="005F5D4C">
          <w:rPr>
            <w:webHidden/>
          </w:rPr>
        </w:r>
        <w:r w:rsidR="005F5D4C">
          <w:rPr>
            <w:webHidden/>
          </w:rPr>
          <w:fldChar w:fldCharType="separate"/>
        </w:r>
        <w:r w:rsidR="006B7530">
          <w:rPr>
            <w:webHidden/>
          </w:rPr>
          <w:t>65</w:t>
        </w:r>
        <w:r w:rsidR="005F5D4C">
          <w:rPr>
            <w:webHidden/>
          </w:rPr>
          <w:fldChar w:fldCharType="end"/>
        </w:r>
      </w:hyperlink>
    </w:p>
    <w:p w14:paraId="148C0973" w14:textId="766C258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005F5D4C" w:rsidRPr="000C7D7D">
          <w:rPr>
            <w:rStyle w:val="Hyperlink"/>
            <w:noProof/>
            <w:lang w:val="en-GB" w:eastAsia="ar-SA"/>
          </w:rPr>
          <w:t>12.2.17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S100_ResourcePurpose</w:t>
        </w:r>
        <w:r w:rsidR="005F5D4C">
          <w:rPr>
            <w:webHidden/>
          </w:rPr>
          <w:tab/>
        </w:r>
        <w:r w:rsidR="005F5D4C">
          <w:rPr>
            <w:webHidden/>
          </w:rPr>
          <w:fldChar w:fldCharType="begin"/>
        </w:r>
        <w:r w:rsidR="005F5D4C">
          <w:rPr>
            <w:webHidden/>
          </w:rPr>
          <w:instrText xml:space="preserve"> PAGEREF _Toc167916649 \h </w:instrText>
        </w:r>
        <w:r w:rsidR="005F5D4C">
          <w:rPr>
            <w:webHidden/>
          </w:rPr>
        </w:r>
        <w:r w:rsidR="005F5D4C">
          <w:rPr>
            <w:webHidden/>
          </w:rPr>
          <w:fldChar w:fldCharType="separate"/>
        </w:r>
        <w:r w:rsidR="006B7530">
          <w:rPr>
            <w:webHidden/>
          </w:rPr>
          <w:t>66</w:t>
        </w:r>
        <w:r w:rsidR="005F5D4C">
          <w:rPr>
            <w:webHidden/>
          </w:rPr>
          <w:fldChar w:fldCharType="end"/>
        </w:r>
      </w:hyperlink>
    </w:p>
    <w:p w14:paraId="5B53305B" w14:textId="1F9F03D3"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005F5D4C" w:rsidRPr="000C7D7D">
          <w:rPr>
            <w:rStyle w:val="Hyperlink"/>
            <w:noProof/>
            <w:lang w:val="en-GB" w:eastAsia="ar-SA"/>
          </w:rPr>
          <w:t>12.2.18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S100_CatalogueDiscoveryMetadata</w:t>
        </w:r>
        <w:r w:rsidR="005F5D4C">
          <w:rPr>
            <w:webHidden/>
          </w:rPr>
          <w:tab/>
        </w:r>
        <w:r w:rsidR="005F5D4C">
          <w:rPr>
            <w:webHidden/>
          </w:rPr>
          <w:fldChar w:fldCharType="begin"/>
        </w:r>
        <w:r w:rsidR="005F5D4C">
          <w:rPr>
            <w:webHidden/>
          </w:rPr>
          <w:instrText xml:space="preserve"> PAGEREF _Toc167916650 \h </w:instrText>
        </w:r>
        <w:r w:rsidR="005F5D4C">
          <w:rPr>
            <w:webHidden/>
          </w:rPr>
        </w:r>
        <w:r w:rsidR="005F5D4C">
          <w:rPr>
            <w:webHidden/>
          </w:rPr>
          <w:fldChar w:fldCharType="separate"/>
        </w:r>
        <w:r w:rsidR="006B7530">
          <w:rPr>
            <w:webHidden/>
          </w:rPr>
          <w:t>66</w:t>
        </w:r>
        <w:r w:rsidR="005F5D4C">
          <w:rPr>
            <w:webHidden/>
          </w:rPr>
          <w:fldChar w:fldCharType="end"/>
        </w:r>
      </w:hyperlink>
    </w:p>
    <w:p w14:paraId="2172FA03" w14:textId="562C880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005F5D4C" w:rsidRPr="000C7D7D">
          <w:rPr>
            <w:rStyle w:val="Hyperlink"/>
            <w:noProof/>
            <w:lang w:val="en-GB" w:eastAsia="ar-SA"/>
          </w:rPr>
          <w:t>12.2.19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S100_CatalogueScope</w:t>
        </w:r>
        <w:r w:rsidR="005F5D4C">
          <w:rPr>
            <w:webHidden/>
          </w:rPr>
          <w:tab/>
        </w:r>
        <w:r w:rsidR="005F5D4C">
          <w:rPr>
            <w:webHidden/>
          </w:rPr>
          <w:fldChar w:fldCharType="begin"/>
        </w:r>
        <w:r w:rsidR="005F5D4C">
          <w:rPr>
            <w:webHidden/>
          </w:rPr>
          <w:instrText xml:space="preserve"> PAGEREF _Toc167916651 \h </w:instrText>
        </w:r>
        <w:r w:rsidR="005F5D4C">
          <w:rPr>
            <w:webHidden/>
          </w:rPr>
        </w:r>
        <w:r w:rsidR="005F5D4C">
          <w:rPr>
            <w:webHidden/>
          </w:rPr>
          <w:fldChar w:fldCharType="separate"/>
        </w:r>
        <w:r w:rsidR="006B7530">
          <w:rPr>
            <w:webHidden/>
          </w:rPr>
          <w:t>67</w:t>
        </w:r>
        <w:r w:rsidR="005F5D4C">
          <w:rPr>
            <w:webHidden/>
          </w:rPr>
          <w:fldChar w:fldCharType="end"/>
        </w:r>
      </w:hyperlink>
    </w:p>
    <w:p w14:paraId="52EE0E98" w14:textId="15A2987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005F5D4C" w:rsidRPr="000C7D7D">
          <w:rPr>
            <w:rStyle w:val="Hyperlink"/>
            <w:noProof/>
            <w:lang w:val="en-GB" w:eastAsia="ar-SA"/>
          </w:rPr>
          <w:t>12.2.20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MD_MaintenanceInformation</w:t>
        </w:r>
        <w:r w:rsidR="005F5D4C">
          <w:rPr>
            <w:webHidden/>
          </w:rPr>
          <w:tab/>
        </w:r>
        <w:r w:rsidR="005F5D4C">
          <w:rPr>
            <w:webHidden/>
          </w:rPr>
          <w:fldChar w:fldCharType="begin"/>
        </w:r>
        <w:r w:rsidR="005F5D4C">
          <w:rPr>
            <w:webHidden/>
          </w:rPr>
          <w:instrText xml:space="preserve"> PAGEREF _Toc167916652 \h </w:instrText>
        </w:r>
        <w:r w:rsidR="005F5D4C">
          <w:rPr>
            <w:webHidden/>
          </w:rPr>
        </w:r>
        <w:r w:rsidR="005F5D4C">
          <w:rPr>
            <w:webHidden/>
          </w:rPr>
          <w:fldChar w:fldCharType="separate"/>
        </w:r>
        <w:r w:rsidR="006B7530">
          <w:rPr>
            <w:webHidden/>
          </w:rPr>
          <w:t>67</w:t>
        </w:r>
        <w:r w:rsidR="005F5D4C">
          <w:rPr>
            <w:webHidden/>
          </w:rPr>
          <w:fldChar w:fldCharType="end"/>
        </w:r>
      </w:hyperlink>
    </w:p>
    <w:p w14:paraId="11B2BE54" w14:textId="0158C85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005F5D4C" w:rsidRPr="000C7D7D">
          <w:rPr>
            <w:rStyle w:val="Hyperlink"/>
            <w:noProof/>
            <w:lang w:val="en-GB" w:eastAsia="ar-SA"/>
          </w:rPr>
          <w:t>12.2.21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MD_MaintenanceFrequencyCode</w:t>
        </w:r>
        <w:r w:rsidR="005F5D4C">
          <w:rPr>
            <w:webHidden/>
          </w:rPr>
          <w:tab/>
        </w:r>
        <w:r w:rsidR="005F5D4C">
          <w:rPr>
            <w:webHidden/>
          </w:rPr>
          <w:fldChar w:fldCharType="begin"/>
        </w:r>
        <w:r w:rsidR="005F5D4C">
          <w:rPr>
            <w:webHidden/>
          </w:rPr>
          <w:instrText xml:space="preserve"> PAGEREF _Toc167916653 \h </w:instrText>
        </w:r>
        <w:r w:rsidR="005F5D4C">
          <w:rPr>
            <w:webHidden/>
          </w:rPr>
        </w:r>
        <w:r w:rsidR="005F5D4C">
          <w:rPr>
            <w:webHidden/>
          </w:rPr>
          <w:fldChar w:fldCharType="separate"/>
        </w:r>
        <w:r w:rsidR="006B7530">
          <w:rPr>
            <w:webHidden/>
          </w:rPr>
          <w:t>68</w:t>
        </w:r>
        <w:r w:rsidR="005F5D4C">
          <w:rPr>
            <w:webHidden/>
          </w:rPr>
          <w:fldChar w:fldCharType="end"/>
        </w:r>
      </w:hyperlink>
    </w:p>
    <w:p w14:paraId="113C5F94" w14:textId="6B0BF74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005F5D4C" w:rsidRPr="000C7D7D">
          <w:rPr>
            <w:rStyle w:val="Hyperlink"/>
            <w:noProof/>
            <w:lang w:val="en-GB" w:eastAsia="ar-SA"/>
          </w:rPr>
          <w:t>12.2.22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PT_Locale</w:t>
        </w:r>
        <w:r w:rsidR="005F5D4C">
          <w:rPr>
            <w:webHidden/>
          </w:rPr>
          <w:tab/>
        </w:r>
        <w:r w:rsidR="005F5D4C">
          <w:rPr>
            <w:webHidden/>
          </w:rPr>
          <w:fldChar w:fldCharType="begin"/>
        </w:r>
        <w:r w:rsidR="005F5D4C">
          <w:rPr>
            <w:webHidden/>
          </w:rPr>
          <w:instrText xml:space="preserve"> PAGEREF _Toc167916654 \h </w:instrText>
        </w:r>
        <w:r w:rsidR="005F5D4C">
          <w:rPr>
            <w:webHidden/>
          </w:rPr>
        </w:r>
        <w:r w:rsidR="005F5D4C">
          <w:rPr>
            <w:webHidden/>
          </w:rPr>
          <w:fldChar w:fldCharType="separate"/>
        </w:r>
        <w:r w:rsidR="006B7530">
          <w:rPr>
            <w:webHidden/>
          </w:rPr>
          <w:t>68</w:t>
        </w:r>
        <w:r w:rsidR="005F5D4C">
          <w:rPr>
            <w:webHidden/>
          </w:rPr>
          <w:fldChar w:fldCharType="end"/>
        </w:r>
      </w:hyperlink>
    </w:p>
    <w:p w14:paraId="542B7A0B" w14:textId="1EAC037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005F5D4C" w:rsidRPr="000C7D7D">
          <w:rPr>
            <w:rStyle w:val="Hyperlink"/>
            <w:noProof/>
            <w:lang w:val="en-GB" w:eastAsia="ar-SA"/>
          </w:rPr>
          <w:t>12.2.23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S100_SE_CertificateContainer</w:t>
        </w:r>
        <w:r w:rsidR="005F5D4C">
          <w:rPr>
            <w:webHidden/>
          </w:rPr>
          <w:tab/>
        </w:r>
        <w:r w:rsidR="005F5D4C">
          <w:rPr>
            <w:webHidden/>
          </w:rPr>
          <w:fldChar w:fldCharType="begin"/>
        </w:r>
        <w:r w:rsidR="005F5D4C">
          <w:rPr>
            <w:webHidden/>
          </w:rPr>
          <w:instrText xml:space="preserve"> PAGEREF _Toc167916655 \h </w:instrText>
        </w:r>
        <w:r w:rsidR="005F5D4C">
          <w:rPr>
            <w:webHidden/>
          </w:rPr>
        </w:r>
        <w:r w:rsidR="005F5D4C">
          <w:rPr>
            <w:webHidden/>
          </w:rPr>
          <w:fldChar w:fldCharType="separate"/>
        </w:r>
        <w:r w:rsidR="006B7530">
          <w:rPr>
            <w:webHidden/>
          </w:rPr>
          <w:t>69</w:t>
        </w:r>
        <w:r w:rsidR="005F5D4C">
          <w:rPr>
            <w:webHidden/>
          </w:rPr>
          <w:fldChar w:fldCharType="end"/>
        </w:r>
      </w:hyperlink>
    </w:p>
    <w:p w14:paraId="22F5EA90" w14:textId="6E27FBD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005F5D4C" w:rsidRPr="000C7D7D">
          <w:rPr>
            <w:rStyle w:val="Hyperlink"/>
            <w:noProof/>
            <w:lang w:val="en-GB" w:eastAsia="ar-SA"/>
          </w:rPr>
          <w:t>12.2.24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S100_SE_DigitalSignatureReference</w:t>
        </w:r>
        <w:r w:rsidR="005F5D4C">
          <w:rPr>
            <w:webHidden/>
          </w:rPr>
          <w:tab/>
        </w:r>
        <w:r w:rsidR="005F5D4C">
          <w:rPr>
            <w:webHidden/>
          </w:rPr>
          <w:fldChar w:fldCharType="begin"/>
        </w:r>
        <w:r w:rsidR="005F5D4C">
          <w:rPr>
            <w:webHidden/>
          </w:rPr>
          <w:instrText xml:space="preserve"> PAGEREF _Toc167916656 \h </w:instrText>
        </w:r>
        <w:r w:rsidR="005F5D4C">
          <w:rPr>
            <w:webHidden/>
          </w:rPr>
        </w:r>
        <w:r w:rsidR="005F5D4C">
          <w:rPr>
            <w:webHidden/>
          </w:rPr>
          <w:fldChar w:fldCharType="separate"/>
        </w:r>
        <w:r w:rsidR="006B7530">
          <w:rPr>
            <w:webHidden/>
          </w:rPr>
          <w:t>69</w:t>
        </w:r>
        <w:r w:rsidR="005F5D4C">
          <w:rPr>
            <w:webHidden/>
          </w:rPr>
          <w:fldChar w:fldCharType="end"/>
        </w:r>
      </w:hyperlink>
    </w:p>
    <w:p w14:paraId="4F3465BC" w14:textId="4FAEA29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005F5D4C" w:rsidRPr="000C7D7D">
          <w:rPr>
            <w:rStyle w:val="Hyperlink"/>
            <w:noProof/>
            <w:lang w:val="en-GB" w:eastAsia="ar-SA"/>
          </w:rPr>
          <w:t>12.2.25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w:t>
        </w:r>
        <w:r w:rsidR="005F5D4C">
          <w:rPr>
            <w:webHidden/>
          </w:rPr>
          <w:tab/>
        </w:r>
        <w:r w:rsidR="005F5D4C">
          <w:rPr>
            <w:webHidden/>
          </w:rPr>
          <w:fldChar w:fldCharType="begin"/>
        </w:r>
        <w:r w:rsidR="005F5D4C">
          <w:rPr>
            <w:webHidden/>
          </w:rPr>
          <w:instrText xml:space="preserve"> PAGEREF _Toc167916657 \h </w:instrText>
        </w:r>
        <w:r w:rsidR="005F5D4C">
          <w:rPr>
            <w:webHidden/>
          </w:rPr>
        </w:r>
        <w:r w:rsidR="005F5D4C">
          <w:rPr>
            <w:webHidden/>
          </w:rPr>
          <w:fldChar w:fldCharType="separate"/>
        </w:r>
        <w:r w:rsidR="006B7530">
          <w:rPr>
            <w:webHidden/>
          </w:rPr>
          <w:t>69</w:t>
        </w:r>
        <w:r w:rsidR="005F5D4C">
          <w:rPr>
            <w:webHidden/>
          </w:rPr>
          <w:fldChar w:fldCharType="end"/>
        </w:r>
      </w:hyperlink>
    </w:p>
    <w:p w14:paraId="282FCBD1" w14:textId="2B86C00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005F5D4C" w:rsidRPr="000C7D7D">
          <w:rPr>
            <w:rStyle w:val="Hyperlink"/>
            <w:noProof/>
            <w:lang w:val="en-GB" w:eastAsia="ar-SA"/>
          </w:rPr>
          <w:t>12.2.26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S100_SE_SignatureOnData</w:t>
        </w:r>
        <w:r w:rsidR="005F5D4C">
          <w:rPr>
            <w:webHidden/>
          </w:rPr>
          <w:tab/>
        </w:r>
        <w:r w:rsidR="005F5D4C">
          <w:rPr>
            <w:webHidden/>
          </w:rPr>
          <w:fldChar w:fldCharType="begin"/>
        </w:r>
        <w:r w:rsidR="005F5D4C">
          <w:rPr>
            <w:webHidden/>
          </w:rPr>
          <w:instrText xml:space="preserve"> PAGEREF _Toc167916658 \h </w:instrText>
        </w:r>
        <w:r w:rsidR="005F5D4C">
          <w:rPr>
            <w:webHidden/>
          </w:rPr>
        </w:r>
        <w:r w:rsidR="005F5D4C">
          <w:rPr>
            <w:webHidden/>
          </w:rPr>
          <w:fldChar w:fldCharType="separate"/>
        </w:r>
        <w:r w:rsidR="006B7530">
          <w:rPr>
            <w:webHidden/>
          </w:rPr>
          <w:t>70</w:t>
        </w:r>
        <w:r w:rsidR="005F5D4C">
          <w:rPr>
            <w:webHidden/>
          </w:rPr>
          <w:fldChar w:fldCharType="end"/>
        </w:r>
      </w:hyperlink>
    </w:p>
    <w:p w14:paraId="4CAAE7B1" w14:textId="047479D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005F5D4C" w:rsidRPr="000C7D7D">
          <w:rPr>
            <w:rStyle w:val="Hyperlink"/>
            <w:noProof/>
            <w:lang w:val="en-GB" w:eastAsia="ar-SA"/>
          </w:rPr>
          <w:t>12.2.27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S100_SE_SignatureOnSignature</w:t>
        </w:r>
        <w:r w:rsidR="005F5D4C">
          <w:rPr>
            <w:webHidden/>
          </w:rPr>
          <w:tab/>
        </w:r>
        <w:r w:rsidR="005F5D4C">
          <w:rPr>
            <w:webHidden/>
          </w:rPr>
          <w:fldChar w:fldCharType="begin"/>
        </w:r>
        <w:r w:rsidR="005F5D4C">
          <w:rPr>
            <w:webHidden/>
          </w:rPr>
          <w:instrText xml:space="preserve"> PAGEREF _Toc167916659 \h </w:instrText>
        </w:r>
        <w:r w:rsidR="005F5D4C">
          <w:rPr>
            <w:webHidden/>
          </w:rPr>
        </w:r>
        <w:r w:rsidR="005F5D4C">
          <w:rPr>
            <w:webHidden/>
          </w:rPr>
          <w:fldChar w:fldCharType="separate"/>
        </w:r>
        <w:r w:rsidR="006B7530">
          <w:rPr>
            <w:webHidden/>
          </w:rPr>
          <w:t>70</w:t>
        </w:r>
        <w:r w:rsidR="005F5D4C">
          <w:rPr>
            <w:webHidden/>
          </w:rPr>
          <w:fldChar w:fldCharType="end"/>
        </w:r>
      </w:hyperlink>
    </w:p>
    <w:p w14:paraId="5387582D" w14:textId="3BD39737"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005F5D4C" w:rsidRPr="000C7D7D">
          <w:rPr>
            <w:rStyle w:val="Hyperlink"/>
            <w:noProof/>
            <w:lang w:val="en-GB" w:eastAsia="ar-SA"/>
          </w:rPr>
          <w:t>12.2.28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DataStatus</w:t>
        </w:r>
        <w:r w:rsidR="005F5D4C">
          <w:rPr>
            <w:webHidden/>
          </w:rPr>
          <w:tab/>
        </w:r>
        <w:r w:rsidR="005F5D4C">
          <w:rPr>
            <w:webHidden/>
          </w:rPr>
          <w:fldChar w:fldCharType="begin"/>
        </w:r>
        <w:r w:rsidR="005F5D4C">
          <w:rPr>
            <w:webHidden/>
          </w:rPr>
          <w:instrText xml:space="preserve"> PAGEREF _Toc167916660 \h </w:instrText>
        </w:r>
        <w:r w:rsidR="005F5D4C">
          <w:rPr>
            <w:webHidden/>
          </w:rPr>
        </w:r>
        <w:r w:rsidR="005F5D4C">
          <w:rPr>
            <w:webHidden/>
          </w:rPr>
          <w:fldChar w:fldCharType="separate"/>
        </w:r>
        <w:r w:rsidR="006B7530">
          <w:rPr>
            <w:webHidden/>
          </w:rPr>
          <w:t>71</w:t>
        </w:r>
        <w:r w:rsidR="005F5D4C">
          <w:rPr>
            <w:webHidden/>
          </w:rPr>
          <w:fldChar w:fldCharType="end"/>
        </w:r>
      </w:hyperlink>
    </w:p>
    <w:p w14:paraId="0A4E9F40" w14:textId="633B5AA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005F5D4C" w:rsidRPr="000C7D7D">
          <w:rPr>
            <w:rStyle w:val="Hyperlink"/>
            <w:noProof/>
            <w:lang w:val="en-GB"/>
          </w:rPr>
          <w:t>12.2.29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EX_GeographicBoundingBox</w:t>
        </w:r>
        <w:r w:rsidR="005F5D4C">
          <w:rPr>
            <w:webHidden/>
          </w:rPr>
          <w:tab/>
        </w:r>
        <w:r w:rsidR="005F5D4C">
          <w:rPr>
            <w:webHidden/>
          </w:rPr>
          <w:fldChar w:fldCharType="begin"/>
        </w:r>
        <w:r w:rsidR="005F5D4C">
          <w:rPr>
            <w:webHidden/>
          </w:rPr>
          <w:instrText xml:space="preserve"> PAGEREF _Toc167916661 \h </w:instrText>
        </w:r>
        <w:r w:rsidR="005F5D4C">
          <w:rPr>
            <w:webHidden/>
          </w:rPr>
        </w:r>
        <w:r w:rsidR="005F5D4C">
          <w:rPr>
            <w:webHidden/>
          </w:rPr>
          <w:fldChar w:fldCharType="separate"/>
        </w:r>
        <w:r w:rsidR="006B7530">
          <w:rPr>
            <w:webHidden/>
          </w:rPr>
          <w:t>71</w:t>
        </w:r>
        <w:r w:rsidR="005F5D4C">
          <w:rPr>
            <w:webHidden/>
          </w:rPr>
          <w:fldChar w:fldCharType="end"/>
        </w:r>
      </w:hyperlink>
    </w:p>
    <w:p w14:paraId="0540191E" w14:textId="025EA9F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005F5D4C" w:rsidRPr="000C7D7D">
          <w:rPr>
            <w:rStyle w:val="Hyperlink"/>
            <w:noProof/>
            <w:lang w:val="en-GB"/>
          </w:rPr>
          <w:t>12.2.30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EX_BoundingPolygon</w:t>
        </w:r>
        <w:r w:rsidR="005F5D4C">
          <w:rPr>
            <w:webHidden/>
          </w:rPr>
          <w:tab/>
        </w:r>
        <w:r w:rsidR="005F5D4C">
          <w:rPr>
            <w:webHidden/>
          </w:rPr>
          <w:fldChar w:fldCharType="begin"/>
        </w:r>
        <w:r w:rsidR="005F5D4C">
          <w:rPr>
            <w:webHidden/>
          </w:rPr>
          <w:instrText xml:space="preserve"> PAGEREF _Toc167916662 \h </w:instrText>
        </w:r>
        <w:r w:rsidR="005F5D4C">
          <w:rPr>
            <w:webHidden/>
          </w:rPr>
        </w:r>
        <w:r w:rsidR="005F5D4C">
          <w:rPr>
            <w:webHidden/>
          </w:rPr>
          <w:fldChar w:fldCharType="separate"/>
        </w:r>
        <w:r w:rsidR="006B7530">
          <w:rPr>
            <w:webHidden/>
          </w:rPr>
          <w:t>72</w:t>
        </w:r>
        <w:r w:rsidR="005F5D4C">
          <w:rPr>
            <w:webHidden/>
          </w:rPr>
          <w:fldChar w:fldCharType="end"/>
        </w:r>
      </w:hyperlink>
    </w:p>
    <w:p w14:paraId="07105697" w14:textId="0B75E4E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005F5D4C" w:rsidRPr="000C7D7D">
          <w:rPr>
            <w:rStyle w:val="Hyperlink"/>
            <w:noProof/>
            <w:lang w:val="en-GB" w:eastAsia="ar-SA"/>
          </w:rPr>
          <w:t>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Carrier Metadata</w:t>
        </w:r>
        <w:r w:rsidR="005F5D4C">
          <w:rPr>
            <w:webHidden/>
          </w:rPr>
          <w:tab/>
        </w:r>
        <w:r w:rsidR="005F5D4C">
          <w:rPr>
            <w:webHidden/>
          </w:rPr>
          <w:fldChar w:fldCharType="begin"/>
        </w:r>
        <w:r w:rsidR="005F5D4C">
          <w:rPr>
            <w:webHidden/>
          </w:rPr>
          <w:instrText xml:space="preserve"> PAGEREF _Toc167916663 \h </w:instrText>
        </w:r>
        <w:r w:rsidR="005F5D4C">
          <w:rPr>
            <w:webHidden/>
          </w:rPr>
        </w:r>
        <w:r w:rsidR="005F5D4C">
          <w:rPr>
            <w:webHidden/>
          </w:rPr>
          <w:fldChar w:fldCharType="separate"/>
        </w:r>
        <w:r w:rsidR="006B7530">
          <w:rPr>
            <w:webHidden/>
          </w:rPr>
          <w:t>74</w:t>
        </w:r>
        <w:r w:rsidR="005F5D4C">
          <w:rPr>
            <w:webHidden/>
          </w:rPr>
          <w:fldChar w:fldCharType="end"/>
        </w:r>
      </w:hyperlink>
    </w:p>
    <w:p w14:paraId="18D6854C" w14:textId="57D75BF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005F5D4C" w:rsidRPr="000C7D7D">
          <w:rPr>
            <w:rStyle w:val="Hyperlink"/>
            <w:noProof/>
            <w:lang w:val="en-GB"/>
          </w:rPr>
          <w:t>12.3.1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metadata - details</w:t>
        </w:r>
        <w:r w:rsidR="005F5D4C">
          <w:rPr>
            <w:webHidden/>
          </w:rPr>
          <w:tab/>
        </w:r>
        <w:r w:rsidR="005F5D4C">
          <w:rPr>
            <w:webHidden/>
          </w:rPr>
          <w:fldChar w:fldCharType="begin"/>
        </w:r>
        <w:r w:rsidR="005F5D4C">
          <w:rPr>
            <w:webHidden/>
          </w:rPr>
          <w:instrText xml:space="preserve"> PAGEREF _Toc167916664 \h </w:instrText>
        </w:r>
        <w:r w:rsidR="005F5D4C">
          <w:rPr>
            <w:webHidden/>
          </w:rPr>
        </w:r>
        <w:r w:rsidR="005F5D4C">
          <w:rPr>
            <w:webHidden/>
          </w:rPr>
          <w:fldChar w:fldCharType="separate"/>
        </w:r>
        <w:r w:rsidR="006B7530">
          <w:rPr>
            <w:webHidden/>
          </w:rPr>
          <w:t>80</w:t>
        </w:r>
        <w:r w:rsidR="005F5D4C">
          <w:rPr>
            <w:webHidden/>
          </w:rPr>
          <w:fldChar w:fldCharType="end"/>
        </w:r>
      </w:hyperlink>
    </w:p>
    <w:p w14:paraId="78C46F0D" w14:textId="5D71F26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005F5D4C" w:rsidRPr="000C7D7D">
          <w:rPr>
            <w:rStyle w:val="Hyperlink"/>
            <w:noProof/>
            <w:lang w:val="en-GB"/>
          </w:rPr>
          <w:t>12.3.2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 metadata - details</w:t>
        </w:r>
        <w:r w:rsidR="005F5D4C">
          <w:rPr>
            <w:webHidden/>
          </w:rPr>
          <w:tab/>
        </w:r>
        <w:r w:rsidR="005F5D4C">
          <w:rPr>
            <w:webHidden/>
          </w:rPr>
          <w:fldChar w:fldCharType="begin"/>
        </w:r>
        <w:r w:rsidR="005F5D4C">
          <w:rPr>
            <w:webHidden/>
          </w:rPr>
          <w:instrText xml:space="preserve"> PAGEREF _Toc167916665 \h </w:instrText>
        </w:r>
        <w:r w:rsidR="005F5D4C">
          <w:rPr>
            <w:webHidden/>
          </w:rPr>
        </w:r>
        <w:r w:rsidR="005F5D4C">
          <w:rPr>
            <w:webHidden/>
          </w:rPr>
          <w:fldChar w:fldCharType="separate"/>
        </w:r>
        <w:r w:rsidR="006B7530">
          <w:rPr>
            <w:webHidden/>
          </w:rPr>
          <w:t>83</w:t>
        </w:r>
        <w:r w:rsidR="005F5D4C">
          <w:rPr>
            <w:webHidden/>
          </w:rPr>
          <w:fldChar w:fldCharType="end"/>
        </w:r>
      </w:hyperlink>
    </w:p>
    <w:p w14:paraId="22E539A4" w14:textId="51B3070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005F5D4C" w:rsidRPr="000C7D7D">
          <w:rPr>
            <w:rStyle w:val="Hyperlink"/>
            <w:noProof/>
            <w:lang w:val="en-GB"/>
          </w:rPr>
          <w:t>12.3.3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Instance metadata - details</w:t>
        </w:r>
        <w:r w:rsidR="005F5D4C">
          <w:rPr>
            <w:webHidden/>
          </w:rPr>
          <w:tab/>
        </w:r>
        <w:r w:rsidR="005F5D4C">
          <w:rPr>
            <w:webHidden/>
          </w:rPr>
          <w:fldChar w:fldCharType="begin"/>
        </w:r>
        <w:r w:rsidR="005F5D4C">
          <w:rPr>
            <w:webHidden/>
          </w:rPr>
          <w:instrText xml:space="preserve"> PAGEREF _Toc167916666 \h </w:instrText>
        </w:r>
        <w:r w:rsidR="005F5D4C">
          <w:rPr>
            <w:webHidden/>
          </w:rPr>
        </w:r>
        <w:r w:rsidR="005F5D4C">
          <w:rPr>
            <w:webHidden/>
          </w:rPr>
          <w:fldChar w:fldCharType="separate"/>
        </w:r>
        <w:r w:rsidR="006B7530">
          <w:rPr>
            <w:webHidden/>
          </w:rPr>
          <w:t>84</w:t>
        </w:r>
        <w:r w:rsidR="005F5D4C">
          <w:rPr>
            <w:webHidden/>
          </w:rPr>
          <w:fldChar w:fldCharType="end"/>
        </w:r>
      </w:hyperlink>
    </w:p>
    <w:p w14:paraId="4EE0FC0E" w14:textId="5151FE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005F5D4C" w:rsidRPr="000C7D7D">
          <w:rPr>
            <w:rStyle w:val="Hyperlink"/>
            <w:noProof/>
            <w:lang w:val="en-GB"/>
          </w:rPr>
          <w:t>12.3.4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Values Group attributes - details</w:t>
        </w:r>
        <w:r w:rsidR="005F5D4C">
          <w:rPr>
            <w:webHidden/>
          </w:rPr>
          <w:tab/>
        </w:r>
        <w:r w:rsidR="005F5D4C">
          <w:rPr>
            <w:webHidden/>
          </w:rPr>
          <w:fldChar w:fldCharType="begin"/>
        </w:r>
        <w:r w:rsidR="005F5D4C">
          <w:rPr>
            <w:webHidden/>
          </w:rPr>
          <w:instrText xml:space="preserve"> PAGEREF _Toc167916668 \h </w:instrText>
        </w:r>
        <w:r w:rsidR="005F5D4C">
          <w:rPr>
            <w:webHidden/>
          </w:rPr>
        </w:r>
        <w:r w:rsidR="005F5D4C">
          <w:rPr>
            <w:webHidden/>
          </w:rPr>
          <w:fldChar w:fldCharType="separate"/>
        </w:r>
        <w:r w:rsidR="006B7530">
          <w:rPr>
            <w:webHidden/>
          </w:rPr>
          <w:t>86</w:t>
        </w:r>
        <w:r w:rsidR="005F5D4C">
          <w:rPr>
            <w:webHidden/>
          </w:rPr>
          <w:fldChar w:fldCharType="end"/>
        </w:r>
      </w:hyperlink>
    </w:p>
    <w:p w14:paraId="283276C2" w14:textId="1F50D541"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005F5D4C" w:rsidRPr="000C7D7D">
          <w:rPr>
            <w:rStyle w:val="Hyperlink"/>
            <w:noProof/>
            <w:lang w:val="en-GB"/>
          </w:rPr>
          <w:t>12.3.5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enumerations used in carrier metadata</w:t>
        </w:r>
        <w:r w:rsidR="005F5D4C">
          <w:rPr>
            <w:webHidden/>
          </w:rPr>
          <w:tab/>
        </w:r>
        <w:r w:rsidR="005F5D4C">
          <w:rPr>
            <w:webHidden/>
          </w:rPr>
          <w:fldChar w:fldCharType="begin"/>
        </w:r>
        <w:r w:rsidR="005F5D4C">
          <w:rPr>
            <w:webHidden/>
          </w:rPr>
          <w:instrText xml:space="preserve"> PAGEREF _Toc167916669 \h </w:instrText>
        </w:r>
        <w:r w:rsidR="005F5D4C">
          <w:rPr>
            <w:webHidden/>
          </w:rPr>
        </w:r>
        <w:r w:rsidR="005F5D4C">
          <w:rPr>
            <w:webHidden/>
          </w:rPr>
          <w:fldChar w:fldCharType="separate"/>
        </w:r>
        <w:r w:rsidR="006B7530">
          <w:rPr>
            <w:webHidden/>
          </w:rPr>
          <w:t>86</w:t>
        </w:r>
        <w:r w:rsidR="005F5D4C">
          <w:rPr>
            <w:webHidden/>
          </w:rPr>
          <w:fldChar w:fldCharType="end"/>
        </w:r>
      </w:hyperlink>
    </w:p>
    <w:p w14:paraId="3302C9DE" w14:textId="3960A984"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005F5D4C" w:rsidRPr="000C7D7D">
          <w:rPr>
            <w:rStyle w:val="Hyperlink"/>
            <w:noProof/>
            <w:lang w:val="en-GB"/>
          </w:rPr>
          <w:t>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Language</w:t>
        </w:r>
        <w:r w:rsidR="005F5D4C">
          <w:rPr>
            <w:webHidden/>
          </w:rPr>
          <w:tab/>
        </w:r>
        <w:r w:rsidR="005F5D4C">
          <w:rPr>
            <w:webHidden/>
          </w:rPr>
          <w:fldChar w:fldCharType="begin"/>
        </w:r>
        <w:r w:rsidR="005F5D4C">
          <w:rPr>
            <w:webHidden/>
          </w:rPr>
          <w:instrText xml:space="preserve"> PAGEREF _Toc167916670 \h </w:instrText>
        </w:r>
        <w:r w:rsidR="005F5D4C">
          <w:rPr>
            <w:webHidden/>
          </w:rPr>
        </w:r>
        <w:r w:rsidR="005F5D4C">
          <w:rPr>
            <w:webHidden/>
          </w:rPr>
          <w:fldChar w:fldCharType="separate"/>
        </w:r>
        <w:r w:rsidR="006B7530">
          <w:rPr>
            <w:webHidden/>
          </w:rPr>
          <w:t>90</w:t>
        </w:r>
        <w:r w:rsidR="005F5D4C">
          <w:rPr>
            <w:webHidden/>
          </w:rPr>
          <w:fldChar w:fldCharType="end"/>
        </w:r>
      </w:hyperlink>
    </w:p>
    <w:p w14:paraId="0D0717E1" w14:textId="4BD630B7"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005F5D4C" w:rsidRPr="000C7D7D">
          <w:rPr>
            <w:rStyle w:val="Hyperlink"/>
            <w:rFonts w:eastAsia="Times New Roman" w:cs="Arial"/>
            <w:noProof/>
            <w:lang w:val="en-GB" w:eastAsia="en-US"/>
          </w:rPr>
          <w:t>ANNEX A – Data Classification and Encoding Guide</w:t>
        </w:r>
        <w:r w:rsidR="005F5D4C">
          <w:rPr>
            <w:webHidden/>
          </w:rPr>
          <w:tab/>
        </w:r>
        <w:r w:rsidR="005F5D4C">
          <w:rPr>
            <w:webHidden/>
          </w:rPr>
          <w:fldChar w:fldCharType="begin"/>
        </w:r>
        <w:r w:rsidR="005F5D4C">
          <w:rPr>
            <w:webHidden/>
          </w:rPr>
          <w:instrText xml:space="preserve"> PAGEREF _Toc167916671 \h </w:instrText>
        </w:r>
        <w:r w:rsidR="005F5D4C">
          <w:rPr>
            <w:webHidden/>
          </w:rPr>
        </w:r>
        <w:r w:rsidR="005F5D4C">
          <w:rPr>
            <w:webHidden/>
          </w:rPr>
          <w:fldChar w:fldCharType="separate"/>
        </w:r>
        <w:r w:rsidR="006B7530">
          <w:rPr>
            <w:webHidden/>
          </w:rPr>
          <w:t>91</w:t>
        </w:r>
        <w:r w:rsidR="005F5D4C">
          <w:rPr>
            <w:webHidden/>
          </w:rPr>
          <w:fldChar w:fldCharType="end"/>
        </w:r>
      </w:hyperlink>
    </w:p>
    <w:p w14:paraId="642BB820" w14:textId="13CE67C7"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005F5D4C" w:rsidRPr="000C7D7D">
          <w:rPr>
            <w:rStyle w:val="Hyperlink"/>
            <w:noProof/>
            <w:lang w:val="en-GB"/>
          </w:rPr>
          <w:t>A-1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Features</w:t>
        </w:r>
        <w:r w:rsidR="005F5D4C">
          <w:rPr>
            <w:webHidden/>
          </w:rPr>
          <w:tab/>
        </w:r>
        <w:r w:rsidR="005F5D4C">
          <w:rPr>
            <w:webHidden/>
          </w:rPr>
          <w:fldChar w:fldCharType="begin"/>
        </w:r>
        <w:r w:rsidR="005F5D4C">
          <w:rPr>
            <w:webHidden/>
          </w:rPr>
          <w:instrText xml:space="preserve"> PAGEREF _Toc167916672 \h </w:instrText>
        </w:r>
        <w:r w:rsidR="005F5D4C">
          <w:rPr>
            <w:webHidden/>
          </w:rPr>
        </w:r>
        <w:r w:rsidR="005F5D4C">
          <w:rPr>
            <w:webHidden/>
          </w:rPr>
          <w:fldChar w:fldCharType="separate"/>
        </w:r>
        <w:r w:rsidR="006B7530">
          <w:rPr>
            <w:webHidden/>
          </w:rPr>
          <w:t>91</w:t>
        </w:r>
        <w:r w:rsidR="005F5D4C">
          <w:rPr>
            <w:webHidden/>
          </w:rPr>
          <w:fldChar w:fldCharType="end"/>
        </w:r>
      </w:hyperlink>
    </w:p>
    <w:p w14:paraId="7C4395F6" w14:textId="617E6249"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005F5D4C" w:rsidRPr="000C7D7D">
          <w:rPr>
            <w:rStyle w:val="Hyperlink"/>
            <w:noProof/>
            <w:lang w:val="en-GB"/>
          </w:rPr>
          <w:t>A-2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Attributes</w:t>
        </w:r>
        <w:r w:rsidR="005F5D4C">
          <w:rPr>
            <w:webHidden/>
          </w:rPr>
          <w:tab/>
        </w:r>
        <w:r w:rsidR="005F5D4C">
          <w:rPr>
            <w:webHidden/>
          </w:rPr>
          <w:fldChar w:fldCharType="begin"/>
        </w:r>
        <w:r w:rsidR="005F5D4C">
          <w:rPr>
            <w:webHidden/>
          </w:rPr>
          <w:instrText xml:space="preserve"> PAGEREF _Toc167916673 \h </w:instrText>
        </w:r>
        <w:r w:rsidR="005F5D4C">
          <w:rPr>
            <w:webHidden/>
          </w:rPr>
        </w:r>
        <w:r w:rsidR="005F5D4C">
          <w:rPr>
            <w:webHidden/>
          </w:rPr>
          <w:fldChar w:fldCharType="separate"/>
        </w:r>
        <w:r w:rsidR="006B7530">
          <w:rPr>
            <w:webHidden/>
          </w:rPr>
          <w:t>91</w:t>
        </w:r>
        <w:r w:rsidR="005F5D4C">
          <w:rPr>
            <w:webHidden/>
          </w:rPr>
          <w:fldChar w:fldCharType="end"/>
        </w:r>
      </w:hyperlink>
    </w:p>
    <w:p w14:paraId="47DD059D" w14:textId="5576D25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005F5D4C" w:rsidRPr="000C7D7D">
          <w:rPr>
            <w:rStyle w:val="Hyperlink"/>
            <w:noProof/>
            <w:lang w:val="en-GB"/>
          </w:rPr>
          <w:t xml:space="preserve">ANNEX B </w:t>
        </w:r>
        <w:r w:rsidR="005F5D4C" w:rsidRPr="000C7D7D">
          <w:rPr>
            <w:rStyle w:val="Hyperlink"/>
            <w:rFonts w:eastAsia="Times New Roman" w:cs="Arial"/>
            <w:noProof/>
            <w:lang w:val="en-GB" w:eastAsia="en-US"/>
          </w:rPr>
          <w:t>–</w:t>
        </w:r>
        <w:r w:rsidR="005F5D4C" w:rsidRPr="000C7D7D">
          <w:rPr>
            <w:rStyle w:val="Hyperlink"/>
            <w:noProof/>
            <w:lang w:val="en-GB"/>
          </w:rPr>
          <w:t xml:space="preserve"> S-104 Comprehensive Model Including Application Schema and Carrier Metadata (UML Diagrams)</w:t>
        </w:r>
        <w:r w:rsidR="005F5D4C">
          <w:rPr>
            <w:webHidden/>
          </w:rPr>
          <w:tab/>
        </w:r>
        <w:r w:rsidR="005F5D4C">
          <w:rPr>
            <w:webHidden/>
          </w:rPr>
          <w:fldChar w:fldCharType="begin"/>
        </w:r>
        <w:r w:rsidR="005F5D4C">
          <w:rPr>
            <w:webHidden/>
          </w:rPr>
          <w:instrText xml:space="preserve"> PAGEREF _Toc167916674 \h </w:instrText>
        </w:r>
        <w:r w:rsidR="005F5D4C">
          <w:rPr>
            <w:webHidden/>
          </w:rPr>
        </w:r>
        <w:r w:rsidR="005F5D4C">
          <w:rPr>
            <w:webHidden/>
          </w:rPr>
          <w:fldChar w:fldCharType="separate"/>
        </w:r>
        <w:r w:rsidR="006B7530">
          <w:rPr>
            <w:webHidden/>
          </w:rPr>
          <w:t>93</w:t>
        </w:r>
        <w:r w:rsidR="005F5D4C">
          <w:rPr>
            <w:webHidden/>
          </w:rPr>
          <w:fldChar w:fldCharType="end"/>
        </w:r>
      </w:hyperlink>
    </w:p>
    <w:p w14:paraId="052D2CA2" w14:textId="600E11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005F5D4C" w:rsidRPr="000C7D7D">
          <w:rPr>
            <w:rStyle w:val="Hyperlink"/>
            <w:noProof/>
            <w:lang w:val="en-GB"/>
          </w:rPr>
          <w:t>ANNEX C – Feature Catalogue</w:t>
        </w:r>
        <w:r w:rsidR="005F5D4C">
          <w:rPr>
            <w:webHidden/>
          </w:rPr>
          <w:tab/>
        </w:r>
        <w:r w:rsidR="005F5D4C">
          <w:rPr>
            <w:webHidden/>
          </w:rPr>
          <w:fldChar w:fldCharType="begin"/>
        </w:r>
        <w:r w:rsidR="005F5D4C">
          <w:rPr>
            <w:webHidden/>
          </w:rPr>
          <w:instrText xml:space="preserve"> PAGEREF _Toc167916675 \h </w:instrText>
        </w:r>
        <w:r w:rsidR="005F5D4C">
          <w:rPr>
            <w:webHidden/>
          </w:rPr>
        </w:r>
        <w:r w:rsidR="005F5D4C">
          <w:rPr>
            <w:webHidden/>
          </w:rPr>
          <w:fldChar w:fldCharType="separate"/>
        </w:r>
        <w:r w:rsidR="006B7530">
          <w:rPr>
            <w:webHidden/>
          </w:rPr>
          <w:t>100</w:t>
        </w:r>
        <w:r w:rsidR="005F5D4C">
          <w:rPr>
            <w:webHidden/>
          </w:rPr>
          <w:fldChar w:fldCharType="end"/>
        </w:r>
      </w:hyperlink>
    </w:p>
    <w:p w14:paraId="3115F91A" w14:textId="73EE940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005F5D4C" w:rsidRPr="000C7D7D">
          <w:rPr>
            <w:rStyle w:val="Hyperlink"/>
            <w:noProof/>
            <w:lang w:val="en-GB"/>
          </w:rPr>
          <w:t>ANNEX D – Use Cases</w:t>
        </w:r>
        <w:r w:rsidR="005F5D4C">
          <w:rPr>
            <w:webHidden/>
          </w:rPr>
          <w:tab/>
        </w:r>
        <w:r w:rsidR="005F5D4C">
          <w:rPr>
            <w:webHidden/>
          </w:rPr>
          <w:fldChar w:fldCharType="begin"/>
        </w:r>
        <w:r w:rsidR="005F5D4C">
          <w:rPr>
            <w:webHidden/>
          </w:rPr>
          <w:instrText xml:space="preserve"> PAGEREF _Toc167916676 \h </w:instrText>
        </w:r>
        <w:r w:rsidR="005F5D4C">
          <w:rPr>
            <w:webHidden/>
          </w:rPr>
        </w:r>
        <w:r w:rsidR="005F5D4C">
          <w:rPr>
            <w:webHidden/>
          </w:rPr>
          <w:fldChar w:fldCharType="separate"/>
        </w:r>
        <w:r w:rsidR="006B7530">
          <w:rPr>
            <w:webHidden/>
          </w:rPr>
          <w:t>105</w:t>
        </w:r>
        <w:r w:rsidR="005F5D4C">
          <w:rPr>
            <w:webHidden/>
          </w:rPr>
          <w:fldChar w:fldCharType="end"/>
        </w:r>
      </w:hyperlink>
    </w:p>
    <w:p w14:paraId="33022167" w14:textId="240D2F3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005F5D4C" w:rsidRPr="000C7D7D">
          <w:rPr>
            <w:rStyle w:val="Hyperlink"/>
            <w:noProof/>
            <w:lang w:val="en-GB"/>
          </w:rPr>
          <w:t>D-1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German Water Level Data and Forecast</w:t>
        </w:r>
        <w:r w:rsidR="005F5D4C">
          <w:rPr>
            <w:webHidden/>
          </w:rPr>
          <w:tab/>
        </w:r>
        <w:r w:rsidR="005F5D4C">
          <w:rPr>
            <w:webHidden/>
          </w:rPr>
          <w:fldChar w:fldCharType="begin"/>
        </w:r>
        <w:r w:rsidR="005F5D4C">
          <w:rPr>
            <w:webHidden/>
          </w:rPr>
          <w:instrText xml:space="preserve"> PAGEREF _Toc167916677 \h </w:instrText>
        </w:r>
        <w:r w:rsidR="005F5D4C">
          <w:rPr>
            <w:webHidden/>
          </w:rPr>
        </w:r>
        <w:r w:rsidR="005F5D4C">
          <w:rPr>
            <w:webHidden/>
          </w:rPr>
          <w:fldChar w:fldCharType="separate"/>
        </w:r>
        <w:r w:rsidR="006B7530">
          <w:rPr>
            <w:webHidden/>
          </w:rPr>
          <w:t>105</w:t>
        </w:r>
        <w:r w:rsidR="005F5D4C">
          <w:rPr>
            <w:webHidden/>
          </w:rPr>
          <w:fldChar w:fldCharType="end"/>
        </w:r>
      </w:hyperlink>
    </w:p>
    <w:p w14:paraId="73C846C7" w14:textId="6AE299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005F5D4C" w:rsidRPr="000C7D7D">
          <w:rPr>
            <w:rStyle w:val="Hyperlink"/>
            <w:noProof/>
            <w:lang w:val="en-GB"/>
          </w:rPr>
          <w:t>D-1.1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_Toc167916678 \h </w:instrText>
        </w:r>
        <w:r w:rsidR="005F5D4C">
          <w:rPr>
            <w:webHidden/>
          </w:rPr>
        </w:r>
        <w:r w:rsidR="005F5D4C">
          <w:rPr>
            <w:webHidden/>
          </w:rPr>
          <w:fldChar w:fldCharType="separate"/>
        </w:r>
        <w:r w:rsidR="006B7530">
          <w:rPr>
            <w:webHidden/>
          </w:rPr>
          <w:t>105</w:t>
        </w:r>
        <w:r w:rsidR="005F5D4C">
          <w:rPr>
            <w:webHidden/>
          </w:rPr>
          <w:fldChar w:fldCharType="end"/>
        </w:r>
      </w:hyperlink>
    </w:p>
    <w:p w14:paraId="655042BE" w14:textId="6D3B06B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005F5D4C" w:rsidRPr="000C7D7D">
          <w:rPr>
            <w:rStyle w:val="Hyperlink"/>
            <w:noProof/>
            <w:lang w:val="en-GB"/>
          </w:rPr>
          <w:t>D-1.2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_Toc167916679 \h </w:instrText>
        </w:r>
        <w:r w:rsidR="005F5D4C">
          <w:rPr>
            <w:webHidden/>
          </w:rPr>
        </w:r>
        <w:r w:rsidR="005F5D4C">
          <w:rPr>
            <w:webHidden/>
          </w:rPr>
          <w:fldChar w:fldCharType="separate"/>
        </w:r>
        <w:r w:rsidR="006B7530">
          <w:rPr>
            <w:webHidden/>
          </w:rPr>
          <w:t>105</w:t>
        </w:r>
        <w:r w:rsidR="005F5D4C">
          <w:rPr>
            <w:webHidden/>
          </w:rPr>
          <w:fldChar w:fldCharType="end"/>
        </w:r>
      </w:hyperlink>
    </w:p>
    <w:p w14:paraId="531D5601" w14:textId="437B63D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005F5D4C" w:rsidRPr="000C7D7D">
          <w:rPr>
            <w:rStyle w:val="Hyperlink"/>
            <w:noProof/>
            <w:lang w:val="en-GB"/>
          </w:rPr>
          <w:t>D-1.2.1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 used to create S-104 test datasets</w:t>
        </w:r>
        <w:r w:rsidR="005F5D4C">
          <w:rPr>
            <w:webHidden/>
          </w:rPr>
          <w:tab/>
        </w:r>
        <w:r w:rsidR="005F5D4C">
          <w:rPr>
            <w:webHidden/>
          </w:rPr>
          <w:fldChar w:fldCharType="begin"/>
        </w:r>
        <w:r w:rsidR="005F5D4C">
          <w:rPr>
            <w:webHidden/>
          </w:rPr>
          <w:instrText xml:space="preserve"> PAGEREF _Toc167916680 \h </w:instrText>
        </w:r>
        <w:r w:rsidR="005F5D4C">
          <w:rPr>
            <w:webHidden/>
          </w:rPr>
        </w:r>
        <w:r w:rsidR="005F5D4C">
          <w:rPr>
            <w:webHidden/>
          </w:rPr>
          <w:fldChar w:fldCharType="separate"/>
        </w:r>
        <w:r w:rsidR="006B7530">
          <w:rPr>
            <w:webHidden/>
          </w:rPr>
          <w:t>105</w:t>
        </w:r>
        <w:r w:rsidR="005F5D4C">
          <w:rPr>
            <w:webHidden/>
          </w:rPr>
          <w:fldChar w:fldCharType="end"/>
        </w:r>
      </w:hyperlink>
    </w:p>
    <w:p w14:paraId="27793C2E" w14:textId="228C4B17"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005F5D4C" w:rsidRPr="000C7D7D">
          <w:rPr>
            <w:rStyle w:val="Hyperlink"/>
            <w:noProof/>
            <w:lang w:val="en-GB"/>
          </w:rPr>
          <w:t>D-1.2.2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processing</w:t>
        </w:r>
        <w:r w:rsidR="005F5D4C">
          <w:rPr>
            <w:webHidden/>
          </w:rPr>
          <w:tab/>
        </w:r>
        <w:r w:rsidR="005F5D4C">
          <w:rPr>
            <w:webHidden/>
          </w:rPr>
          <w:fldChar w:fldCharType="begin"/>
        </w:r>
        <w:r w:rsidR="005F5D4C">
          <w:rPr>
            <w:webHidden/>
          </w:rPr>
          <w:instrText xml:space="preserve"> PAGEREF _Toc167916681 \h </w:instrText>
        </w:r>
        <w:r w:rsidR="005F5D4C">
          <w:rPr>
            <w:webHidden/>
          </w:rPr>
        </w:r>
        <w:r w:rsidR="005F5D4C">
          <w:rPr>
            <w:webHidden/>
          </w:rPr>
          <w:fldChar w:fldCharType="separate"/>
        </w:r>
        <w:r w:rsidR="006B7530">
          <w:rPr>
            <w:webHidden/>
          </w:rPr>
          <w:t>106</w:t>
        </w:r>
        <w:r w:rsidR="005F5D4C">
          <w:rPr>
            <w:webHidden/>
          </w:rPr>
          <w:fldChar w:fldCharType="end"/>
        </w:r>
      </w:hyperlink>
    </w:p>
    <w:p w14:paraId="7106860D" w14:textId="191C2DA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005F5D4C" w:rsidRPr="000C7D7D">
          <w:rPr>
            <w:rStyle w:val="Hyperlink"/>
            <w:noProof/>
            <w:lang w:val="en-GB"/>
          </w:rPr>
          <w:t>D-1.2.3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S-104 data transformation</w:t>
        </w:r>
        <w:r w:rsidR="005F5D4C">
          <w:rPr>
            <w:webHidden/>
          </w:rPr>
          <w:tab/>
        </w:r>
        <w:r w:rsidR="005F5D4C">
          <w:rPr>
            <w:webHidden/>
          </w:rPr>
          <w:fldChar w:fldCharType="begin"/>
        </w:r>
        <w:r w:rsidR="005F5D4C">
          <w:rPr>
            <w:webHidden/>
          </w:rPr>
          <w:instrText xml:space="preserve"> PAGEREF _Toc167916682 \h </w:instrText>
        </w:r>
        <w:r w:rsidR="005F5D4C">
          <w:rPr>
            <w:webHidden/>
          </w:rPr>
        </w:r>
        <w:r w:rsidR="005F5D4C">
          <w:rPr>
            <w:webHidden/>
          </w:rPr>
          <w:fldChar w:fldCharType="separate"/>
        </w:r>
        <w:r w:rsidR="006B7530">
          <w:rPr>
            <w:webHidden/>
          </w:rPr>
          <w:t>106</w:t>
        </w:r>
        <w:r w:rsidR="005F5D4C">
          <w:rPr>
            <w:webHidden/>
          </w:rPr>
          <w:fldChar w:fldCharType="end"/>
        </w:r>
      </w:hyperlink>
    </w:p>
    <w:p w14:paraId="22519CA8" w14:textId="160F519C"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005F5D4C" w:rsidRPr="000C7D7D">
          <w:rPr>
            <w:rStyle w:val="Hyperlink"/>
            <w:noProof/>
            <w:lang w:val="en-GB"/>
          </w:rPr>
          <w:t>D-1.2.4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Results</w:t>
        </w:r>
        <w:r w:rsidR="005F5D4C">
          <w:rPr>
            <w:webHidden/>
          </w:rPr>
          <w:tab/>
        </w:r>
        <w:r w:rsidR="005F5D4C">
          <w:rPr>
            <w:webHidden/>
          </w:rPr>
          <w:fldChar w:fldCharType="begin"/>
        </w:r>
        <w:r w:rsidR="005F5D4C">
          <w:rPr>
            <w:webHidden/>
          </w:rPr>
          <w:instrText xml:space="preserve"> PAGEREF _Toc167916683 \h </w:instrText>
        </w:r>
        <w:r w:rsidR="005F5D4C">
          <w:rPr>
            <w:webHidden/>
          </w:rPr>
        </w:r>
        <w:r w:rsidR="005F5D4C">
          <w:rPr>
            <w:webHidden/>
          </w:rPr>
          <w:fldChar w:fldCharType="separate"/>
        </w:r>
        <w:r w:rsidR="006B7530">
          <w:rPr>
            <w:webHidden/>
          </w:rPr>
          <w:t>106</w:t>
        </w:r>
        <w:r w:rsidR="005F5D4C">
          <w:rPr>
            <w:webHidden/>
          </w:rPr>
          <w:fldChar w:fldCharType="end"/>
        </w:r>
      </w:hyperlink>
    </w:p>
    <w:p w14:paraId="2FF39D4B" w14:textId="42D6A12D"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005F5D4C" w:rsidRPr="000C7D7D">
          <w:rPr>
            <w:rStyle w:val="Hyperlink"/>
            <w:noProof/>
            <w:lang w:val="en-GB"/>
          </w:rPr>
          <w:t>D-2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Depth Adjustment in ECDIS</w:t>
        </w:r>
        <w:r w:rsidR="005F5D4C">
          <w:rPr>
            <w:webHidden/>
          </w:rPr>
          <w:tab/>
        </w:r>
        <w:r w:rsidR="005F5D4C">
          <w:rPr>
            <w:webHidden/>
          </w:rPr>
          <w:fldChar w:fldCharType="begin"/>
        </w:r>
        <w:r w:rsidR="005F5D4C">
          <w:rPr>
            <w:webHidden/>
          </w:rPr>
          <w:instrText xml:space="preserve"> PAGEREF _Toc167916684 \h </w:instrText>
        </w:r>
        <w:r w:rsidR="005F5D4C">
          <w:rPr>
            <w:webHidden/>
          </w:rPr>
        </w:r>
        <w:r w:rsidR="005F5D4C">
          <w:rPr>
            <w:webHidden/>
          </w:rPr>
          <w:fldChar w:fldCharType="separate"/>
        </w:r>
        <w:r w:rsidR="006B7530">
          <w:rPr>
            <w:webHidden/>
          </w:rPr>
          <w:t>107</w:t>
        </w:r>
        <w:r w:rsidR="005F5D4C">
          <w:rPr>
            <w:webHidden/>
          </w:rPr>
          <w:fldChar w:fldCharType="end"/>
        </w:r>
      </w:hyperlink>
    </w:p>
    <w:p w14:paraId="2FE60BEE" w14:textId="5CB48C7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005F5D4C" w:rsidRPr="000C7D7D">
          <w:rPr>
            <w:rStyle w:val="Hyperlink"/>
            <w:noProof/>
            <w:lang w:val="en-GB"/>
          </w:rPr>
          <w:t>D-2.1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_Toc167916685 \h </w:instrText>
        </w:r>
        <w:r w:rsidR="005F5D4C">
          <w:rPr>
            <w:webHidden/>
          </w:rPr>
        </w:r>
        <w:r w:rsidR="005F5D4C">
          <w:rPr>
            <w:webHidden/>
          </w:rPr>
          <w:fldChar w:fldCharType="separate"/>
        </w:r>
        <w:r w:rsidR="006B7530">
          <w:rPr>
            <w:webHidden/>
          </w:rPr>
          <w:t>107</w:t>
        </w:r>
        <w:r w:rsidR="005F5D4C">
          <w:rPr>
            <w:webHidden/>
          </w:rPr>
          <w:fldChar w:fldCharType="end"/>
        </w:r>
      </w:hyperlink>
    </w:p>
    <w:p w14:paraId="27648074" w14:textId="22410EC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005F5D4C" w:rsidRPr="000C7D7D">
          <w:rPr>
            <w:rStyle w:val="Hyperlink"/>
            <w:noProof/>
            <w:lang w:val="en-GB"/>
          </w:rPr>
          <w:t>D-2.2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_Toc167916686 \h </w:instrText>
        </w:r>
        <w:r w:rsidR="005F5D4C">
          <w:rPr>
            <w:webHidden/>
          </w:rPr>
        </w:r>
        <w:r w:rsidR="005F5D4C">
          <w:rPr>
            <w:webHidden/>
          </w:rPr>
          <w:fldChar w:fldCharType="separate"/>
        </w:r>
        <w:r w:rsidR="006B7530">
          <w:rPr>
            <w:webHidden/>
          </w:rPr>
          <w:t>108</w:t>
        </w:r>
        <w:r w:rsidR="005F5D4C">
          <w:rPr>
            <w:webHidden/>
          </w:rPr>
          <w:fldChar w:fldCharType="end"/>
        </w:r>
      </w:hyperlink>
    </w:p>
    <w:p w14:paraId="55A0B78F" w14:textId="552646E0"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005F5D4C" w:rsidRPr="000C7D7D">
          <w:rPr>
            <w:rStyle w:val="Hyperlink"/>
            <w:noProof/>
            <w:lang w:val="en-GB"/>
          </w:rPr>
          <w:t>D-2.2.1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w:t>
        </w:r>
        <w:r w:rsidR="005F5D4C">
          <w:rPr>
            <w:webHidden/>
          </w:rPr>
          <w:tab/>
        </w:r>
        <w:r w:rsidR="005F5D4C">
          <w:rPr>
            <w:webHidden/>
          </w:rPr>
          <w:fldChar w:fldCharType="begin"/>
        </w:r>
        <w:r w:rsidR="005F5D4C">
          <w:rPr>
            <w:webHidden/>
          </w:rPr>
          <w:instrText xml:space="preserve"> PAGEREF _Toc167916687 \h </w:instrText>
        </w:r>
        <w:r w:rsidR="005F5D4C">
          <w:rPr>
            <w:webHidden/>
          </w:rPr>
        </w:r>
        <w:r w:rsidR="005F5D4C">
          <w:rPr>
            <w:webHidden/>
          </w:rPr>
          <w:fldChar w:fldCharType="separate"/>
        </w:r>
        <w:r w:rsidR="006B7530">
          <w:rPr>
            <w:webHidden/>
          </w:rPr>
          <w:t>108</w:t>
        </w:r>
        <w:r w:rsidR="005F5D4C">
          <w:rPr>
            <w:webHidden/>
          </w:rPr>
          <w:fldChar w:fldCharType="end"/>
        </w:r>
      </w:hyperlink>
    </w:p>
    <w:p w14:paraId="11AEC57D" w14:textId="7510E3FA"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005F5D4C" w:rsidRPr="000C7D7D">
          <w:rPr>
            <w:rStyle w:val="Hyperlink"/>
            <w:noProof/>
            <w:lang w:val="en-GB"/>
          </w:rPr>
          <w:t>D-2.2.2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Processing</w:t>
        </w:r>
        <w:r w:rsidR="005F5D4C">
          <w:rPr>
            <w:webHidden/>
          </w:rPr>
          <w:tab/>
        </w:r>
        <w:r w:rsidR="005F5D4C">
          <w:rPr>
            <w:webHidden/>
          </w:rPr>
          <w:fldChar w:fldCharType="begin"/>
        </w:r>
        <w:r w:rsidR="005F5D4C">
          <w:rPr>
            <w:webHidden/>
          </w:rPr>
          <w:instrText xml:space="preserve"> PAGEREF _Toc167916688 \h </w:instrText>
        </w:r>
        <w:r w:rsidR="005F5D4C">
          <w:rPr>
            <w:webHidden/>
          </w:rPr>
        </w:r>
        <w:r w:rsidR="005F5D4C">
          <w:rPr>
            <w:webHidden/>
          </w:rPr>
          <w:fldChar w:fldCharType="separate"/>
        </w:r>
        <w:r w:rsidR="006B7530">
          <w:rPr>
            <w:webHidden/>
          </w:rPr>
          <w:t>108</w:t>
        </w:r>
        <w:r w:rsidR="005F5D4C">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57" w:name="_Toc225648272"/>
      <w:bookmarkStart w:id="58" w:name="_Toc225065129"/>
      <w:bookmarkStart w:id="59" w:name="_Toc523992678"/>
      <w:bookmarkStart w:id="60" w:name="_Ref70455311"/>
      <w:bookmarkStart w:id="61" w:name="_Ref80222858"/>
      <w:bookmarkStart w:id="62" w:name="_Toc167916520"/>
      <w:r w:rsidRPr="003A655F">
        <w:rPr>
          <w:lang w:val="en-GB"/>
        </w:rPr>
        <w:lastRenderedPageBreak/>
        <w:t>Overview</w:t>
      </w:r>
      <w:bookmarkEnd w:id="57"/>
      <w:bookmarkEnd w:id="58"/>
      <w:bookmarkEnd w:id="59"/>
      <w:bookmarkEnd w:id="60"/>
      <w:bookmarkEnd w:id="61"/>
      <w:bookmarkEnd w:id="62"/>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63" w:name="_Toc523992679"/>
      <w:bookmarkStart w:id="64" w:name="_Toc167916521"/>
      <w:r w:rsidR="000F2AEA" w:rsidRPr="003A655F">
        <w:rPr>
          <w:lang w:val="en-GB"/>
        </w:rPr>
        <w:t>Introduction</w:t>
      </w:r>
      <w:bookmarkEnd w:id="63"/>
      <w:bookmarkEnd w:id="64"/>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ship’s officers and watchstanders</w:t>
      </w:r>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5" w:name="_Ref126083075"/>
      <w:bookmarkStart w:id="66"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65"/>
      <w:bookmarkEnd w:id="66"/>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7" w:name="_Toc70328629"/>
      <w:bookmarkStart w:id="68" w:name="_Toc70370296"/>
      <w:bookmarkStart w:id="69" w:name="_Toc70470741"/>
      <w:bookmarkStart w:id="70" w:name="_Toc75536865"/>
      <w:bookmarkStart w:id="71" w:name="_Toc75772549"/>
      <w:bookmarkStart w:id="72" w:name="_Toc75802383"/>
      <w:bookmarkStart w:id="73" w:name="_Toc75872733"/>
      <w:bookmarkStart w:id="74" w:name="_Toc75887485"/>
      <w:bookmarkStart w:id="75" w:name="_Toc75893215"/>
      <w:bookmarkStart w:id="76" w:name="_Toc75899627"/>
      <w:bookmarkStart w:id="77" w:name="_Toc70328630"/>
      <w:bookmarkStart w:id="78" w:name="_Toc70370297"/>
      <w:bookmarkStart w:id="79" w:name="_Toc70470742"/>
      <w:bookmarkStart w:id="80" w:name="_Toc75536866"/>
      <w:bookmarkStart w:id="81" w:name="_Toc75772550"/>
      <w:bookmarkStart w:id="82" w:name="_Toc75802384"/>
      <w:bookmarkStart w:id="83" w:name="_Toc75872734"/>
      <w:bookmarkStart w:id="84" w:name="_Toc75887486"/>
      <w:bookmarkStart w:id="85" w:name="_Toc75893216"/>
      <w:bookmarkStart w:id="86" w:name="_Toc75899628"/>
      <w:bookmarkStart w:id="87" w:name="_Toc16791652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3A655F">
        <w:rPr>
          <w:color w:val="000000" w:themeColor="text1"/>
          <w:lang w:val="en-GB"/>
        </w:rPr>
        <w:t>Display</w:t>
      </w:r>
      <w:bookmarkEnd w:id="87"/>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88" w:name="_Toc158059087"/>
      <w:bookmarkStart w:id="89" w:name="_Toc166534560"/>
      <w:bookmarkStart w:id="90" w:name="_Toc166706426"/>
      <w:bookmarkStart w:id="91" w:name="_Toc167916524"/>
      <w:bookmarkStart w:id="92" w:name="_Ref126083087"/>
      <w:bookmarkStart w:id="93" w:name="_Toc167916525"/>
      <w:bookmarkEnd w:id="88"/>
      <w:bookmarkEnd w:id="89"/>
      <w:bookmarkEnd w:id="90"/>
      <w:bookmarkEnd w:id="91"/>
      <w:r w:rsidRPr="003A655F">
        <w:rPr>
          <w:color w:val="000000" w:themeColor="text1"/>
          <w:lang w:val="en-GB"/>
        </w:rPr>
        <w:t>Encoding</w:t>
      </w:r>
      <w:bookmarkEnd w:id="92"/>
      <w:bookmarkEnd w:id="93"/>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94"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94"/>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95" w:name="_Toc167916526"/>
      <w:r w:rsidRPr="003A655F">
        <w:rPr>
          <w:lang w:val="en-GB"/>
        </w:rPr>
        <w:t>Scope</w:t>
      </w:r>
      <w:bookmarkEnd w:id="95"/>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96" w:name="_Toc523992680"/>
      <w:bookmarkStart w:id="97" w:name="_Ref80632426"/>
      <w:bookmarkStart w:id="98" w:name="_Toc167916527"/>
      <w:r w:rsidRPr="003A655F">
        <w:rPr>
          <w:lang w:val="en-GB" w:eastAsia="en-GB"/>
        </w:rPr>
        <w:t>References</w:t>
      </w:r>
      <w:bookmarkEnd w:id="96"/>
      <w:bookmarkEnd w:id="97"/>
      <w:bookmarkEnd w:id="98"/>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99" w:name="_Toc167916528"/>
      <w:r w:rsidRPr="003A655F">
        <w:rPr>
          <w:lang w:val="en-GB" w:eastAsia="en-GB"/>
        </w:rPr>
        <w:t>Normative</w:t>
      </w:r>
      <w:bookmarkEnd w:id="99"/>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100"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101" w:name="_Hlk127884821"/>
      <w:r w:rsidRPr="003A655F">
        <w:rPr>
          <w:lang w:val="en-GB"/>
        </w:rPr>
        <w:t>Res. 3/1919</w:t>
      </w:r>
      <w:r w:rsidRPr="003A655F">
        <w:rPr>
          <w:lang w:val="en-GB"/>
        </w:rPr>
        <w:tab/>
        <w:t>IHO Resolution 3/1919 (a</w:t>
      </w:r>
      <w:r w:rsidR="009F23C4" w:rsidRPr="003A655F">
        <w:rPr>
          <w:lang w:val="en-GB"/>
        </w:rPr>
        <w:t>s amended), IHO Publication M-3</w:t>
      </w:r>
    </w:p>
    <w:bookmarkEnd w:id="101"/>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102"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102"/>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46607CE1"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r w:rsidRPr="00D87B81">
        <w:rPr>
          <w:lang w:val="en-GB"/>
        </w:rPr>
        <w:t>1.</w:t>
      </w:r>
      <w:r w:rsidR="00894B49">
        <w:rPr>
          <w:lang w:val="en-GB"/>
        </w:rPr>
        <w:t>1</w:t>
      </w:r>
      <w:r w:rsidRPr="00D87B81">
        <w:rPr>
          <w:lang w:val="en-GB"/>
        </w:rPr>
        <w:t>.0,</w:t>
      </w:r>
      <w:r w:rsidR="00894B49">
        <w:rPr>
          <w:lang w:val="en-GB"/>
        </w:rPr>
        <w:t xml:space="preserve"> September 2024 (</w:t>
      </w:r>
      <w:r w:rsidR="00937A8E">
        <w:rPr>
          <w:lang w:val="en-GB"/>
        </w:rPr>
        <w:t>draft</w:t>
      </w:r>
      <w:r w:rsidR="00894B49">
        <w:rPr>
          <w:lang w:val="en-GB"/>
        </w:rPr>
        <w:t>)</w:t>
      </w:r>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103" w:name="_Toc167916529"/>
      <w:bookmarkEnd w:id="100"/>
      <w:r w:rsidRPr="003A655F">
        <w:rPr>
          <w:lang w:val="en-GB" w:eastAsia="en-GB"/>
        </w:rPr>
        <w:lastRenderedPageBreak/>
        <w:t>Informative</w:t>
      </w:r>
      <w:bookmarkEnd w:id="103"/>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104"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r w:rsidRPr="003A655F">
        <w:rPr>
          <w:iCs/>
          <w:lang w:val="en-GB"/>
        </w:rPr>
        <w:t>netCDF</w:t>
      </w:r>
      <w:r w:rsidRPr="003A655F">
        <w:rPr>
          <w:i/>
          <w:lang w:val="en-GB"/>
        </w:rPr>
        <w:tab/>
        <w:t xml:space="preserve">Network Common Data Form Unidata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5114ED7F"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r w:rsidR="00937A8E" w:rsidRPr="00420165">
        <w:rPr>
          <w:lang w:val="en-GB"/>
        </w:rPr>
        <w:t>September 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105" w:name="_Toc523992681"/>
      <w:bookmarkStart w:id="106" w:name="_Toc225648274"/>
      <w:bookmarkStart w:id="107" w:name="_Toc225065131"/>
      <w:bookmarkStart w:id="108" w:name="_Toc167916530"/>
      <w:bookmarkEnd w:id="104"/>
      <w:r w:rsidRPr="003A655F">
        <w:rPr>
          <w:lang w:val="en-GB"/>
        </w:rPr>
        <w:lastRenderedPageBreak/>
        <w:t xml:space="preserve">Terms, </w:t>
      </w:r>
      <w:r w:rsidR="00C55D43" w:rsidRPr="003A655F">
        <w:rPr>
          <w:lang w:val="en-GB"/>
        </w:rPr>
        <w:t>d</w:t>
      </w:r>
      <w:r w:rsidRPr="003A655F">
        <w:rPr>
          <w:lang w:val="en-GB"/>
        </w:rPr>
        <w:t xml:space="preserve">efinitions and </w:t>
      </w:r>
      <w:bookmarkEnd w:id="105"/>
      <w:r w:rsidR="00C55D43" w:rsidRPr="003A655F">
        <w:rPr>
          <w:lang w:val="en-GB"/>
        </w:rPr>
        <w:t>a</w:t>
      </w:r>
      <w:r w:rsidRPr="003A655F">
        <w:rPr>
          <w:lang w:val="en-GB"/>
        </w:rPr>
        <w:t>bbreviations</w:t>
      </w:r>
      <w:bookmarkEnd w:id="106"/>
      <w:bookmarkEnd w:id="107"/>
      <w:bookmarkEnd w:id="108"/>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09" w:name="_Toc225648275"/>
      <w:bookmarkStart w:id="110" w:name="_Toc225065132"/>
      <w:bookmarkStart w:id="111" w:name="_Toc523992683"/>
      <w:bookmarkStart w:id="112" w:name="_Toc167916531"/>
      <w:r w:rsidRPr="003A655F">
        <w:rPr>
          <w:lang w:val="en-GB"/>
        </w:rPr>
        <w:t xml:space="preserve">Terms and </w:t>
      </w:r>
      <w:r w:rsidR="00C55D43" w:rsidRPr="003A655F">
        <w:rPr>
          <w:lang w:val="en-GB"/>
        </w:rPr>
        <w:t>d</w:t>
      </w:r>
      <w:r w:rsidRPr="003A655F">
        <w:rPr>
          <w:lang w:val="en-GB"/>
        </w:rPr>
        <w:t>efinitions</w:t>
      </w:r>
      <w:bookmarkEnd w:id="109"/>
      <w:bookmarkEnd w:id="110"/>
      <w:bookmarkEnd w:id="111"/>
      <w:bookmarkEnd w:id="112"/>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113"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0CE97673" w:rsidR="0064020D" w:rsidRPr="003A655F" w:rsidRDefault="00A07703" w:rsidP="00ED7730">
      <w:pPr>
        <w:pStyle w:val="dl"/>
        <w:spacing w:before="0" w:after="120" w:line="240" w:lineRule="auto"/>
        <w:ind w:left="0"/>
        <w:contextualSpacing w:val="0"/>
        <w:rPr>
          <w:lang w:val="en-GB"/>
        </w:rPr>
      </w:pPr>
      <w:r w:rsidRPr="003A655F">
        <w:rPr>
          <w:lang w:val="en-GB"/>
        </w:rPr>
        <w:t>C</w:t>
      </w:r>
      <w:r w:rsidR="0064020D" w:rsidRPr="003A655F">
        <w:rPr>
          <w:lang w:val="en-GB"/>
        </w:rPr>
        <w:t xml:space="preserve">onfiguration 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113"/>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D20366">
      <w:pPr>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D20366">
      <w:pPr>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D20366">
      <w:pPr>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BD0971">
      <w:pPr>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5D0C1E">
      <w:pPr>
        <w:rPr>
          <w:lang w:val="en-GB"/>
        </w:rPr>
      </w:pPr>
      <w:r w:rsidRPr="005D0C1E">
        <w:rPr>
          <w:lang w:val="en-GB"/>
        </w:rPr>
        <w:t>EXAMPLE A data quality result of “90” with a data quality value type of “percentage” reported for the data quality element and its data quality subelement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D20366">
      <w:pPr>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D20366">
      <w:pPr>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DC7BCD">
      <w:pPr>
        <w:pStyle w:val="dl"/>
        <w:spacing w:after="120" w:line="240" w:lineRule="auto"/>
        <w:ind w:left="0"/>
        <w:rPr>
          <w:lang w:val="en-GB"/>
        </w:rPr>
      </w:pPr>
      <w:r w:rsidRPr="00DC7BCD">
        <w:rPr>
          <w:lang w:val="en-GB"/>
        </w:rPr>
        <w:t>identifiable collection of data [ISO 19115]</w:t>
      </w:r>
    </w:p>
    <w:p w14:paraId="5DD26C7C" w14:textId="29F8D88F" w:rsidR="00DC7BCD" w:rsidRPr="00DC7BCD" w:rsidRDefault="00DC7BCD" w:rsidP="00DC7BCD">
      <w:pPr>
        <w:pStyle w:val="Note"/>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F91F97">
      <w:pPr>
        <w:pStyle w:val="dl"/>
        <w:spacing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531DB7">
      <w:pPr>
        <w:pStyle w:val="dl"/>
        <w:spacing w:after="6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F91F97">
      <w:pPr>
        <w:pStyle w:val="Note"/>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lastRenderedPageBreak/>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r w:rsidRPr="00330614">
        <w:rPr>
          <w:lang w:val="en-GB"/>
        </w:rPr>
        <w:t>georectified</w:t>
      </w:r>
    </w:p>
    <w:p w14:paraId="6A551B62" w14:textId="52153E0F" w:rsidR="00330614" w:rsidRPr="00330614" w:rsidRDefault="00330614" w:rsidP="00330614">
      <w:pPr>
        <w:pStyle w:val="dl"/>
        <w:spacing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r w:rsidR="00890F87" w:rsidRPr="003A655F">
        <w:rPr>
          <w:b/>
          <w:lang w:val="en-GB"/>
        </w:rPr>
        <w:t>ungeore</w:t>
      </w:r>
      <w:r w:rsidR="00AC6F05" w:rsidRPr="003A655F">
        <w:rPr>
          <w:b/>
          <w:lang w:val="en-GB"/>
        </w:rPr>
        <w:t>ctifi</w:t>
      </w:r>
      <w:r w:rsidR="00890F87" w:rsidRPr="003A655F">
        <w:rPr>
          <w:b/>
          <w:lang w:val="en-GB"/>
        </w:rPr>
        <w:t>ed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grid, ungeorectified</w:t>
      </w:r>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AB72B3">
      <w:pPr>
        <w:pStyle w:val="dl"/>
        <w:spacing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EB9F5FC" w:rsidR="00A75FC6" w:rsidRDefault="00A75FC6" w:rsidP="00D862C2">
      <w:pPr>
        <w:spacing w:before="60" w:after="120"/>
        <w:rPr>
          <w:lang w:val="en-GB"/>
        </w:rPr>
      </w:pPr>
      <w:r w:rsidRPr="00A75FC6">
        <w:rPr>
          <w:lang w:val="en-GB"/>
        </w:rPr>
        <w:t>The (detailed) dimensions of a physical quantity</w:t>
      </w:r>
      <w:r>
        <w:rPr>
          <w:lang w:val="en-GB"/>
        </w:rPr>
        <w:t xml:space="preserve"> [</w:t>
      </w:r>
      <w:r w:rsidR="00F60433">
        <w:rPr>
          <w:lang w:val="en-GB"/>
        </w:rPr>
        <w:t>S-32</w:t>
      </w:r>
      <w:r>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F91F97">
      <w:pPr>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A62C6">
      <w:pPr>
        <w:pStyle w:val="dl"/>
        <w:spacing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lastRenderedPageBreak/>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&lt;name,item&gt;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397469">
      <w:pPr>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63792">
      <w:pPr>
        <w:pStyle w:val="dl"/>
        <w:keepNext/>
        <w:spacing w:after="60" w:line="240" w:lineRule="auto"/>
        <w:ind w:left="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397469">
      <w:pPr>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63792">
      <w:pPr>
        <w:spacing w:before="60" w:after="120"/>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19683E">
      <w:pPr>
        <w:pStyle w:val="dl"/>
        <w:spacing w:after="120" w:line="240" w:lineRule="auto"/>
        <w:ind w:left="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114"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114"/>
    <w:p w14:paraId="1CC28470" w14:textId="35A0C2C7" w:rsidR="00AE5D0E" w:rsidRPr="003A655F" w:rsidRDefault="006B1948" w:rsidP="00ED7730">
      <w:pPr>
        <w:pStyle w:val="dt"/>
        <w:spacing w:line="240" w:lineRule="auto"/>
        <w:rPr>
          <w:lang w:val="en-GB"/>
        </w:rPr>
      </w:pPr>
      <w:r>
        <w:rPr>
          <w:lang w:val="en-GB"/>
        </w:rPr>
        <w:t>u</w:t>
      </w:r>
      <w:r w:rsidR="00AE5D0E" w:rsidRPr="003A655F">
        <w:rPr>
          <w:lang w:val="en-GB"/>
        </w:rPr>
        <w:t xml:space="preserve">ngeorectified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19683E">
      <w:pPr>
        <w:pStyle w:val="dl"/>
        <w:spacing w:after="120" w:line="240" w:lineRule="auto"/>
        <w:ind w:left="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19683E">
      <w:pPr>
        <w:pStyle w:val="dl"/>
        <w:spacing w:after="120" w:line="240" w:lineRule="auto"/>
        <w:ind w:left="0"/>
        <w:contextualSpacing w:val="0"/>
        <w:rPr>
          <w:lang w:val="en-GB"/>
        </w:rPr>
      </w:pPr>
      <w:r w:rsidRPr="0019683E">
        <w:rPr>
          <w:lang w:val="en-GB"/>
        </w:rPr>
        <w:t>datum describing the relation of gravity-related heights or depths to the Earth</w:t>
      </w:r>
    </w:p>
    <w:p w14:paraId="24AE388C" w14:textId="5C1310E4" w:rsidR="0019683E" w:rsidRDefault="0019683E" w:rsidP="0019683E">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75B92104" w14:textId="77777777" w:rsidR="0019683E" w:rsidRPr="003A655F" w:rsidRDefault="0019683E" w:rsidP="0019683E">
      <w:pPr>
        <w:pStyle w:val="dl"/>
        <w:spacing w:before="0" w:after="120" w:line="240" w:lineRule="auto"/>
        <w:ind w:left="0"/>
        <w:contextualSpacing w:val="0"/>
        <w:rPr>
          <w:lang w:val="en-GB"/>
        </w:rPr>
      </w:pP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15" w:name="_Toc225648276"/>
      <w:bookmarkStart w:id="116" w:name="_Toc225065133"/>
      <w:bookmarkStart w:id="117" w:name="_Toc523992684"/>
      <w:bookmarkStart w:id="118" w:name="_Toc167916532"/>
      <w:r w:rsidRPr="003A655F">
        <w:rPr>
          <w:lang w:val="en-GB"/>
        </w:rPr>
        <w:t>Abbreviations</w:t>
      </w:r>
      <w:bookmarkEnd w:id="115"/>
      <w:bookmarkEnd w:id="116"/>
      <w:bookmarkEnd w:id="117"/>
      <w:bookmarkEnd w:id="118"/>
    </w:p>
    <w:p w14:paraId="4D80D742" w14:textId="06786EDF" w:rsidR="00A81D42" w:rsidRPr="003A655F" w:rsidRDefault="006557DC" w:rsidP="00ED7730">
      <w:pPr>
        <w:tabs>
          <w:tab w:val="left" w:pos="993"/>
        </w:tabs>
        <w:spacing w:after="120" w:line="240" w:lineRule="auto"/>
        <w:rPr>
          <w:lang w:val="en-GB"/>
        </w:rPr>
      </w:pPr>
      <w:bookmarkStart w:id="119" w:name="_Toc225648277"/>
      <w:bookmarkStart w:id="120"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lastRenderedPageBreak/>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r w:rsidRPr="003A655F">
        <w:rPr>
          <w:lang w:val="en-GB"/>
        </w:rPr>
        <w:t>NetCDF</w:t>
      </w:r>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r w:rsidR="00B06419" w:rsidRPr="003A655F">
        <w:rPr>
          <w:lang w:val="en-GB"/>
        </w:rPr>
        <w:t>eXtensible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121" w:name="_Toc167916533"/>
      <w:r w:rsidRPr="003A655F">
        <w:rPr>
          <w:lang w:val="en-GB"/>
        </w:rPr>
        <w:t>Notation</w:t>
      </w:r>
      <w:bookmarkEnd w:id="121"/>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bialpha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122"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122"/>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123" w:name="_Toc167916534"/>
      <w:bookmarkStart w:id="124" w:name="_Toc523992685"/>
      <w:r w:rsidRPr="003A655F">
        <w:rPr>
          <w:lang w:val="en-GB"/>
        </w:rPr>
        <w:t xml:space="preserve">Use of </w:t>
      </w:r>
      <w:r w:rsidR="00C55D43" w:rsidRPr="003A655F">
        <w:rPr>
          <w:lang w:val="en-GB"/>
        </w:rPr>
        <w:t>l</w:t>
      </w:r>
      <w:r w:rsidRPr="003A655F">
        <w:rPr>
          <w:lang w:val="en-GB"/>
        </w:rPr>
        <w:t>anguage</w:t>
      </w:r>
      <w:bookmarkEnd w:id="123"/>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125"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119"/>
      <w:bookmarkEnd w:id="120"/>
      <w:bookmarkEnd w:id="124"/>
      <w:bookmarkEnd w:id="125"/>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126" w:name="_Toc523992686"/>
      <w:bookmarkStart w:id="127" w:name="_Toc167916536"/>
      <w:r w:rsidRPr="003A655F">
        <w:rPr>
          <w:lang w:val="en-GB"/>
        </w:rPr>
        <w:t xml:space="preserve">Data </w:t>
      </w:r>
      <w:bookmarkEnd w:id="126"/>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127"/>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478D7ED0"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796AD8">
        <w:rPr>
          <w:lang w:val="en-GB"/>
        </w:rPr>
        <w:t>2024-0</w:t>
      </w:r>
      <w:ins w:id="128" w:author="Raphael Malyankar" w:date="2024-09-04T19:39:00Z" w16du:dateUtc="2024-09-05T02:39:00Z">
        <w:r w:rsidR="00040559">
          <w:rPr>
            <w:lang w:val="en-GB"/>
          </w:rPr>
          <w:t>9-04</w:t>
        </w:r>
      </w:ins>
      <w:del w:id="129" w:author="Raphael Malyankar" w:date="2024-09-04T19:39:00Z" w16du:dateUtc="2024-09-05T02:39:00Z">
        <w:r w:rsidR="007E4225" w:rsidDel="00040559">
          <w:rPr>
            <w:lang w:val="en-GB"/>
          </w:rPr>
          <w:delText>5</w:delText>
        </w:r>
        <w:r w:rsidR="00796AD8" w:rsidDel="00040559">
          <w:rPr>
            <w:lang w:val="en-GB"/>
          </w:rPr>
          <w:delText>-</w:delText>
        </w:r>
        <w:r w:rsidR="007E4225" w:rsidDel="00040559">
          <w:rPr>
            <w:lang w:val="en-GB"/>
          </w:rPr>
          <w:delText>12</w:delText>
        </w:r>
      </w:del>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130"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130"/>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131" w:name="_Toc523992687"/>
      <w:bookmarkStart w:id="132"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131"/>
      <w:bookmarkEnd w:id="132"/>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Clarifications denoted as n.n.</w:t>
      </w:r>
      <w:r w:rsidRPr="003A655F">
        <w:rPr>
          <w:b/>
          <w:sz w:val="28"/>
          <w:lang w:val="en-GB"/>
        </w:rPr>
        <w:t>n</w:t>
      </w:r>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133" w:name="_Toc225648278"/>
      <w:bookmarkStart w:id="134" w:name="_Toc225065135"/>
      <w:bookmarkStart w:id="135" w:name="_Toc523992688"/>
      <w:bookmarkStart w:id="136" w:name="_Toc167916538"/>
      <w:r w:rsidRPr="003A655F">
        <w:rPr>
          <w:lang w:val="en-GB"/>
        </w:rPr>
        <w:t>Specification Scopes</w:t>
      </w:r>
      <w:bookmarkEnd w:id="133"/>
      <w:bookmarkEnd w:id="134"/>
      <w:bookmarkEnd w:id="135"/>
      <w:bookmarkEnd w:id="136"/>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137" w:name="_Toc225648279"/>
      <w:bookmarkStart w:id="138" w:name="_Toc225065136"/>
      <w:bookmarkStart w:id="139" w:name="_Toc523992689"/>
      <w:bookmarkStart w:id="140" w:name="_Toc167916539"/>
      <w:r w:rsidRPr="003A655F">
        <w:rPr>
          <w:lang w:val="en-GB"/>
        </w:rPr>
        <w:t>Data</w:t>
      </w:r>
      <w:r w:rsidR="00053ABB" w:rsidRPr="003A655F">
        <w:rPr>
          <w:lang w:val="en-GB"/>
        </w:rPr>
        <w:t>s</w:t>
      </w:r>
      <w:r w:rsidR="00A25574" w:rsidRPr="003A655F">
        <w:rPr>
          <w:lang w:val="en-GB"/>
        </w:rPr>
        <w:t xml:space="preserve">et </w:t>
      </w:r>
      <w:bookmarkEnd w:id="137"/>
      <w:bookmarkEnd w:id="138"/>
      <w:r w:rsidR="00A25574" w:rsidRPr="003A655F">
        <w:rPr>
          <w:lang w:val="en-GB"/>
        </w:rPr>
        <w:t>Identification</w:t>
      </w:r>
      <w:bookmarkEnd w:id="139"/>
      <w:bookmarkEnd w:id="140"/>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r w:rsidRPr="003A655F">
              <w:rPr>
                <w:sz w:val="18"/>
                <w:szCs w:val="18"/>
                <w:lang w:val="en-GB"/>
              </w:rPr>
              <w:t>inlandWaters</w:t>
            </w:r>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Pr="003A655F"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141" w:name="_Toc225648280"/>
      <w:bookmarkStart w:id="142" w:name="_Toc225065137"/>
      <w:bookmarkStart w:id="143" w:name="_Toc523992690"/>
      <w:bookmarkStart w:id="144" w:name="_Toc167916540"/>
      <w:r w:rsidRPr="003A655F">
        <w:rPr>
          <w:lang w:val="en-GB"/>
        </w:rPr>
        <w:t xml:space="preserve">Data Content and </w:t>
      </w:r>
      <w:r w:rsidR="00910948" w:rsidRPr="003A655F">
        <w:rPr>
          <w:lang w:val="en-GB"/>
        </w:rPr>
        <w:t>S</w:t>
      </w:r>
      <w:r w:rsidRPr="003A655F">
        <w:rPr>
          <w:lang w:val="en-GB"/>
        </w:rPr>
        <w:t>tructure</w:t>
      </w:r>
      <w:bookmarkEnd w:id="141"/>
      <w:bookmarkEnd w:id="142"/>
      <w:bookmarkEnd w:id="143"/>
      <w:bookmarkEnd w:id="144"/>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145" w:name="_Toc523992691"/>
      <w:bookmarkStart w:id="146" w:name="_Toc167916541"/>
      <w:bookmarkStart w:id="147" w:name="_Toc225648281"/>
      <w:bookmarkStart w:id="148" w:name="_Toc225065138"/>
      <w:r w:rsidRPr="003A655F">
        <w:rPr>
          <w:lang w:val="en-GB"/>
        </w:rPr>
        <w:t>Introduction</w:t>
      </w:r>
      <w:bookmarkEnd w:id="145"/>
      <w:bookmarkEnd w:id="146"/>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149"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149"/>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150" w:name="_Toc70470760"/>
      <w:bookmarkEnd w:id="150"/>
      <w:r w:rsidRPr="003A655F">
        <w:rPr>
          <w:lang w:val="en-GB"/>
        </w:rPr>
        <w:lastRenderedPageBreak/>
        <w:t xml:space="preserve"> </w:t>
      </w:r>
      <w:bookmarkStart w:id="151" w:name="_Toc523992692"/>
      <w:bookmarkStart w:id="152" w:name="_Toc167916542"/>
      <w:r w:rsidR="00D35AFC" w:rsidRPr="003A655F">
        <w:rPr>
          <w:lang w:val="en-GB"/>
        </w:rPr>
        <w:t>Application Schema</w:t>
      </w:r>
      <w:bookmarkEnd w:id="147"/>
      <w:bookmarkEnd w:id="148"/>
      <w:bookmarkEnd w:id="151"/>
      <w:bookmarkEnd w:id="152"/>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r w:rsidR="00201C34" w:rsidRPr="003A655F">
        <w:rPr>
          <w:b/>
          <w:bCs/>
          <w:lang w:val="en-GB"/>
        </w:rPr>
        <w:t>WaterLevel</w:t>
      </w:r>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153" w:name="_Toc225648301"/>
      <w:bookmarkStart w:id="154" w:name="_Toc225065158"/>
      <w:bookmarkStart w:id="155" w:name="_Toc523992693"/>
      <w:bookmarkStart w:id="156" w:name="_Toc167916543"/>
      <w:bookmarkStart w:id="157" w:name="_Toc225648282"/>
      <w:bookmarkStart w:id="158" w:name="_Toc225065139"/>
      <w:r w:rsidRPr="003A655F">
        <w:rPr>
          <w:lang w:val="en-GB"/>
        </w:rPr>
        <w:t>F</w:t>
      </w:r>
      <w:r w:rsidR="00596942" w:rsidRPr="003A655F">
        <w:rPr>
          <w:lang w:val="en-GB"/>
        </w:rPr>
        <w:t>eature Catalogue</w:t>
      </w:r>
      <w:bookmarkEnd w:id="153"/>
      <w:bookmarkEnd w:id="154"/>
      <w:bookmarkEnd w:id="155"/>
      <w:bookmarkEnd w:id="156"/>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59" w:name="_Toc523992694"/>
      <w:bookmarkStart w:id="160" w:name="_Toc167916544"/>
      <w:r w:rsidRPr="003A655F">
        <w:rPr>
          <w:lang w:val="en-GB" w:eastAsia="en-US"/>
        </w:rPr>
        <w:t>Introduction</w:t>
      </w:r>
      <w:bookmarkEnd w:id="159"/>
      <w:bookmarkEnd w:id="160"/>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61" w:name="_Toc523992695"/>
      <w:bookmarkStart w:id="162" w:name="_Toc167916545"/>
      <w:r w:rsidRPr="003A655F">
        <w:rPr>
          <w:lang w:val="en-GB"/>
        </w:rPr>
        <w:t xml:space="preserve">Feature </w:t>
      </w:r>
      <w:r w:rsidR="00767C33" w:rsidRPr="003A655F">
        <w:rPr>
          <w:lang w:val="en-GB"/>
        </w:rPr>
        <w:t>t</w:t>
      </w:r>
      <w:r w:rsidRPr="003A655F">
        <w:rPr>
          <w:lang w:val="en-GB"/>
        </w:rPr>
        <w:t>ypes</w:t>
      </w:r>
      <w:bookmarkEnd w:id="157"/>
      <w:bookmarkEnd w:id="158"/>
      <w:bookmarkEnd w:id="161"/>
      <w:bookmarkEnd w:id="162"/>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63" w:name="_Toc225648283"/>
      <w:bookmarkStart w:id="164"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63"/>
      <w:bookmarkEnd w:id="164"/>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65" w:name="_Toc225648284"/>
      <w:bookmarkStart w:id="166"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67" w:name="_Toc523992696"/>
      <w:bookmarkStart w:id="168" w:name="_Toc167916546"/>
      <w:bookmarkStart w:id="169" w:name="_Toc225648285"/>
      <w:bookmarkStart w:id="170" w:name="_Toc225065142"/>
      <w:bookmarkEnd w:id="165"/>
      <w:bookmarkEnd w:id="166"/>
      <w:r w:rsidRPr="003A655F">
        <w:rPr>
          <w:lang w:val="en-GB"/>
        </w:rPr>
        <w:t xml:space="preserve">Feature </w:t>
      </w:r>
      <w:r w:rsidR="00767C33" w:rsidRPr="003A655F">
        <w:rPr>
          <w:lang w:val="en-GB"/>
        </w:rPr>
        <w:t>r</w:t>
      </w:r>
      <w:r w:rsidRPr="003A655F">
        <w:rPr>
          <w:lang w:val="en-GB"/>
        </w:rPr>
        <w:t>elationship</w:t>
      </w:r>
      <w:bookmarkEnd w:id="167"/>
      <w:bookmarkEnd w:id="168"/>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69"/>
      <w:bookmarkEnd w:id="170"/>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71" w:name="_Toc225648292"/>
      <w:bookmarkStart w:id="172" w:name="_Toc225065149"/>
      <w:bookmarkStart w:id="173" w:name="_Toc523992697"/>
      <w:bookmarkStart w:id="174" w:name="_Toc167916547"/>
      <w:r w:rsidRPr="003A655F">
        <w:rPr>
          <w:lang w:val="en-GB" w:eastAsia="en-US"/>
        </w:rPr>
        <w:t>Attributes</w:t>
      </w:r>
      <w:bookmarkEnd w:id="171"/>
      <w:bookmarkEnd w:id="172"/>
      <w:bookmarkEnd w:id="173"/>
      <w:bookmarkEnd w:id="174"/>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75"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75"/>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A DateTime is a combination of a date and a time type. Character encoding of a DateTime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76" w:name="_Toc523992698"/>
      <w:bookmarkStart w:id="177"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76"/>
      <w:bookmarkEnd w:id="177"/>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78" w:name="_Ref70438976"/>
      <w:bookmarkStart w:id="179"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78"/>
      <w:bookmarkEnd w:id="179"/>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80"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81" w:name="_Toc528919177"/>
      <w:bookmarkStart w:id="182" w:name="_Toc528920621"/>
      <w:bookmarkStart w:id="183" w:name="_Toc528920729"/>
      <w:bookmarkStart w:id="184" w:name="_Toc528921106"/>
      <w:bookmarkStart w:id="185" w:name="_Toc528921215"/>
      <w:bookmarkStart w:id="186" w:name="_Toc528921439"/>
      <w:bookmarkStart w:id="187" w:name="_Toc528919178"/>
      <w:bookmarkStart w:id="188" w:name="_Toc528920622"/>
      <w:bookmarkStart w:id="189" w:name="_Toc528920730"/>
      <w:bookmarkStart w:id="190" w:name="_Toc528921107"/>
      <w:bookmarkStart w:id="191" w:name="_Toc528921216"/>
      <w:bookmarkStart w:id="192" w:name="_Toc528921440"/>
      <w:bookmarkStart w:id="193" w:name="_Toc523992699"/>
      <w:bookmarkStart w:id="194" w:name="_Toc167916549"/>
      <w:bookmarkStart w:id="195" w:name="_Toc225648315"/>
      <w:bookmarkStart w:id="196" w:name="_Toc225065172"/>
      <w:bookmarkEnd w:id="180"/>
      <w:bookmarkEnd w:id="181"/>
      <w:bookmarkEnd w:id="182"/>
      <w:bookmarkEnd w:id="183"/>
      <w:bookmarkEnd w:id="184"/>
      <w:bookmarkEnd w:id="185"/>
      <w:bookmarkEnd w:id="186"/>
      <w:bookmarkEnd w:id="187"/>
      <w:bookmarkEnd w:id="188"/>
      <w:bookmarkEnd w:id="189"/>
      <w:bookmarkEnd w:id="190"/>
      <w:bookmarkEnd w:id="191"/>
      <w:bookmarkEnd w:id="192"/>
      <w:r w:rsidRPr="003A655F">
        <w:rPr>
          <w:lang w:val="en-GB"/>
        </w:rPr>
        <w:t xml:space="preserve">Dataset </w:t>
      </w:r>
      <w:r w:rsidR="00C55D43" w:rsidRPr="003A655F">
        <w:rPr>
          <w:lang w:val="en-GB"/>
        </w:rPr>
        <w:t>t</w:t>
      </w:r>
      <w:r w:rsidRPr="003A655F">
        <w:rPr>
          <w:lang w:val="en-GB"/>
        </w:rPr>
        <w:t>ypes</w:t>
      </w:r>
      <w:bookmarkEnd w:id="193"/>
      <w:bookmarkEnd w:id="194"/>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197"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198" w:name="_Toc167916550"/>
      <w:bookmarkEnd w:id="197"/>
      <w:r w:rsidRPr="003A655F">
        <w:rPr>
          <w:lang w:val="en-GB"/>
        </w:rPr>
        <w:t>Spatial Schema</w:t>
      </w:r>
      <w:bookmarkEnd w:id="195"/>
      <w:bookmarkEnd w:id="196"/>
      <w:bookmarkEnd w:id="198"/>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199" w:name="_Toc167916551"/>
      <w:bookmarkStart w:id="200" w:name="_Toc288810288"/>
      <w:bookmarkStart w:id="201" w:name="_Toc288812335"/>
      <w:r w:rsidRPr="003A655F">
        <w:rPr>
          <w:lang w:val="en-GB" w:eastAsia="en-US"/>
        </w:rPr>
        <w:t>Coverages</w:t>
      </w:r>
      <w:bookmarkEnd w:id="199"/>
    </w:p>
    <w:p w14:paraId="2F90D240" w14:textId="45337973" w:rsidR="00F33602" w:rsidRPr="003A655F" w:rsidRDefault="00CD6DC0" w:rsidP="00A125E5">
      <w:pPr>
        <w:spacing w:after="120" w:line="240" w:lineRule="auto"/>
        <w:rPr>
          <w:rFonts w:eastAsia="Calibri" w:cs="Arial"/>
          <w:szCs w:val="22"/>
          <w:lang w:val="en-GB" w:eastAsia="en-US"/>
        </w:rPr>
      </w:pPr>
      <w:bookmarkStart w:id="202" w:name="_Toc225648316"/>
      <w:bookmarkStart w:id="203" w:name="_Toc225065173"/>
      <w:bookmarkEnd w:id="200"/>
      <w:bookmarkEnd w:id="201"/>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The class S100_IF_Grid is a realization of CV_RectifiedGrid and CV_GridValuesMatrix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204"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204"/>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205" w:name="_Ref70441633"/>
      <w:bookmarkStart w:id="206"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205"/>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207"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208" w:name="_Toc65658099"/>
      <w:bookmarkStart w:id="209" w:name="_Toc65658100"/>
      <w:bookmarkStart w:id="210" w:name="_Toc65658101"/>
      <w:bookmarkEnd w:id="202"/>
      <w:bookmarkEnd w:id="203"/>
      <w:bookmarkEnd w:id="206"/>
      <w:bookmarkEnd w:id="207"/>
      <w:bookmarkEnd w:id="208"/>
      <w:bookmarkEnd w:id="209"/>
      <w:bookmarkEnd w:id="210"/>
    </w:p>
    <w:p w14:paraId="3C73EFB5" w14:textId="73042945" w:rsidR="00D11D58" w:rsidRDefault="00B436F2" w:rsidP="00420165">
      <w:pPr>
        <w:pStyle w:val="Heading3"/>
        <w:rPr>
          <w:lang w:val="en-GB"/>
        </w:rPr>
      </w:pPr>
      <w:bookmarkStart w:id="211" w:name="_Toc167916552"/>
      <w:r>
        <w:rPr>
          <w:lang w:val="en-GB"/>
        </w:rPr>
        <w:t>Regular grids</w:t>
      </w:r>
      <w:bookmarkEnd w:id="211"/>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B436F2">
      <w:pPr>
        <w:rPr>
          <w:lang w:val="en-GB"/>
        </w:rPr>
      </w:pPr>
      <w:r w:rsidRPr="00B436F2">
        <w:rPr>
          <w:lang w:val="en-GB"/>
        </w:rPr>
        <w:t>Vertices are shown as the filled squares at the intersections of the rows and columns. The offsetVectors are shown as the Latitudinal Spacing and Longitudinal Spacing. The origin is shown at the lower left corner of the grid.</w:t>
      </w:r>
    </w:p>
    <w:p w14:paraId="23D18104" w14:textId="6FA740C2" w:rsidR="00B436F2" w:rsidRPr="00B436F2" w:rsidRDefault="00B436F2" w:rsidP="00B436F2">
      <w:pPr>
        <w:rPr>
          <w:lang w:val="en-GB"/>
        </w:rPr>
      </w:pPr>
      <w:r w:rsidRPr="00B436F2">
        <w:rPr>
          <w:lang w:val="en-GB"/>
        </w:rPr>
        <w:t xml:space="preserve">The grid is oriented to the Earth by the Coordinate Reference System (CRS), with the variable </w:t>
      </w:r>
      <w:r w:rsidRPr="00B31B4D">
        <w:rPr>
          <w:i/>
          <w:iCs/>
          <w:lang w:val="en-GB"/>
        </w:rPr>
        <w:t>coordinateReferenceSystem</w:t>
      </w:r>
      <w:r w:rsidRPr="00B436F2">
        <w:rPr>
          <w:lang w:val="en-GB"/>
        </w:rPr>
        <w:t xml:space="preserve">. The origin contains the latitude and longitude as a </w:t>
      </w:r>
      <w:r w:rsidRPr="00B31B4D">
        <w:rPr>
          <w:i/>
          <w:iCs/>
          <w:lang w:val="en-GB"/>
        </w:rPr>
        <w:t>DirectPosition</w:t>
      </w:r>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r w:rsidRPr="00B31B4D">
        <w:rPr>
          <w:i/>
          <w:iCs/>
          <w:lang w:val="en-GB"/>
        </w:rPr>
        <w:t>interpolationType</w:t>
      </w:r>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B436F2">
      <w:pPr>
        <w:rPr>
          <w:lang w:val="en-GB"/>
        </w:rPr>
      </w:pPr>
      <w:r w:rsidRPr="00B436F2">
        <w:rPr>
          <w:lang w:val="en-GB"/>
        </w:rPr>
        <w:lastRenderedPageBreak/>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r w:rsidRPr="00B31B4D">
        <w:rPr>
          <w:i/>
          <w:iCs/>
          <w:lang w:val="en-GB"/>
        </w:rPr>
        <w:t>offsetVectors</w:t>
      </w:r>
      <w:r w:rsidRPr="00B436F2">
        <w:rPr>
          <w:lang w:val="en-GB"/>
        </w:rPr>
        <w:t xml:space="preserve"> carries 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B436F2">
      <w:pPr>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r w:rsidRPr="00B31B4D">
        <w:rPr>
          <w:i/>
          <w:iCs/>
          <w:lang w:val="en-GB"/>
        </w:rPr>
        <w:t>numROWS</w:t>
      </w:r>
      <w:r w:rsidRPr="00B436F2">
        <w:rPr>
          <w:lang w:val="en-GB"/>
        </w:rPr>
        <w:t xml:space="preserve"> and the number of columns is </w:t>
      </w:r>
      <w:r w:rsidRPr="00B31B4D">
        <w:rPr>
          <w:i/>
          <w:iCs/>
          <w:lang w:val="en-GB"/>
        </w:rPr>
        <w:t>numCOLS</w:t>
      </w:r>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B436F2">
      <w:pPr>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r w:rsidRPr="00B31B4D">
        <w:rPr>
          <w:i/>
          <w:iCs/>
          <w:lang w:val="en-GB"/>
        </w:rPr>
        <w:t>sequencingRule</w:t>
      </w:r>
      <w:r w:rsidRPr="00B436F2">
        <w:rPr>
          <w:lang w:val="en-GB"/>
        </w:rPr>
        <w:t xml:space="preserve"> has two sub-attributes; </w:t>
      </w:r>
      <w:r w:rsidRPr="00B31B4D">
        <w:rPr>
          <w:i/>
          <w:iCs/>
          <w:lang w:val="en-GB"/>
        </w:rPr>
        <w:t>type</w:t>
      </w:r>
      <w:r w:rsidRPr="00B436F2">
        <w:rPr>
          <w:lang w:val="en-GB"/>
        </w:rPr>
        <w:t xml:space="preserve"> and </w:t>
      </w:r>
      <w:r w:rsidRPr="00B31B4D">
        <w:rPr>
          <w:i/>
          <w:iCs/>
          <w:lang w:val="en-GB"/>
        </w:rPr>
        <w:t>scanDirection</w:t>
      </w:r>
      <w:r w:rsidRPr="00B436F2">
        <w:rPr>
          <w:lang w:val="en-GB"/>
        </w:rPr>
        <w:t xml:space="preserve">. The sub-attribute type carries the value “linear”, and the sub-attribute </w:t>
      </w:r>
      <w:r w:rsidRPr="00B31B4D">
        <w:rPr>
          <w:i/>
          <w:iCs/>
          <w:lang w:val="en-GB"/>
        </w:rPr>
        <w:t>scanDirection</w:t>
      </w:r>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r w:rsidRPr="00B31B4D">
        <w:rPr>
          <w:i/>
          <w:iCs/>
          <w:lang w:val="en-GB"/>
        </w:rPr>
        <w:t>startSequence</w:t>
      </w:r>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r w:rsidR="006D6393" w:rsidRPr="00B31B4D">
        <w:rPr>
          <w:i/>
          <w:iCs/>
          <w:lang w:val="en-GB"/>
        </w:rPr>
        <w:t>scanDirection=”X,Y”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B436F2">
      <w:pPr>
        <w:rPr>
          <w:lang w:val="en-GB"/>
        </w:rPr>
      </w:pPr>
      <w:r w:rsidRPr="00B436F2">
        <w:rPr>
          <w:lang w:val="en-GB"/>
        </w:rPr>
        <w:t xml:space="preserve">NOTE: </w:t>
      </w:r>
      <w:r w:rsidR="00B9020A">
        <w:rPr>
          <w:lang w:val="en-GB"/>
        </w:rPr>
        <w:t>S</w:t>
      </w:r>
      <w:r w:rsidRPr="00B436F2">
        <w:rPr>
          <w:lang w:val="en-GB"/>
        </w:rPr>
        <w:t xml:space="preserve">ince the origin is at </w:t>
      </w:r>
      <w:r w:rsidRPr="00B31B4D">
        <w:rPr>
          <w:i/>
          <w:iCs/>
          <w:lang w:val="en-GB"/>
        </w:rPr>
        <w:t>i_index</w:t>
      </w:r>
      <w:r w:rsidRPr="00B436F2">
        <w:rPr>
          <w:lang w:val="en-GB"/>
        </w:rPr>
        <w:t xml:space="preserve"> and </w:t>
      </w:r>
      <w:r w:rsidRPr="00B31B4D">
        <w:rPr>
          <w:i/>
          <w:iCs/>
          <w:lang w:val="en-GB"/>
        </w:rPr>
        <w:t>j_index</w:t>
      </w:r>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Longitude = GridOriginLongitude + (i_index)</w:t>
      </w:r>
      <w:r w:rsidR="00B9020A">
        <w:rPr>
          <w:rFonts w:cs="Arial"/>
          <w:i/>
          <w:iCs/>
          <w:lang w:val="en-GB"/>
        </w:rPr>
        <w:t>×</w:t>
      </w:r>
      <w:r w:rsidRPr="00B436F2">
        <w:rPr>
          <w:i/>
          <w:iCs/>
          <w:lang w:val="en-GB"/>
        </w:rPr>
        <w:t>(gridSpacingLongitudinal)</w:t>
      </w:r>
      <w:r w:rsidRPr="00B436F2">
        <w:rPr>
          <w:lang w:val="en-GB"/>
        </w:rPr>
        <w:t>.     [Eqn 4.1]</w:t>
      </w:r>
    </w:p>
    <w:p w14:paraId="6AAAAE7A" w14:textId="133D2EE8" w:rsidR="00B436F2" w:rsidRPr="00B436F2" w:rsidRDefault="00B436F2" w:rsidP="00B436F2">
      <w:pPr>
        <w:ind w:left="720"/>
        <w:rPr>
          <w:i/>
          <w:iCs/>
          <w:lang w:val="en-GB"/>
        </w:rPr>
      </w:pPr>
      <w:r w:rsidRPr="00B436F2">
        <w:rPr>
          <w:i/>
          <w:iCs/>
          <w:lang w:val="en-GB"/>
        </w:rPr>
        <w:t>Latitude = GridOriginLatitude + (j_index)</w:t>
      </w:r>
      <w:r w:rsidR="00B9020A">
        <w:rPr>
          <w:rFonts w:cs="Arial"/>
          <w:i/>
          <w:iCs/>
          <w:lang w:val="en-GB"/>
        </w:rPr>
        <w:t>×</w:t>
      </w:r>
      <w:r w:rsidRPr="00B436F2">
        <w:rPr>
          <w:i/>
          <w:iCs/>
          <w:lang w:val="en-GB"/>
        </w:rPr>
        <w:t>(gridSpacingLatitudinal)</w:t>
      </w:r>
      <w:r w:rsidRPr="00B436F2">
        <w:rPr>
          <w:lang w:val="en-GB"/>
        </w:rPr>
        <w:t>.              [Eqn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212" w:name="_Toc167916553"/>
      <w:r w:rsidRPr="003A655F">
        <w:rPr>
          <w:lang w:val="en-GB"/>
        </w:rPr>
        <w:t>Coordinate Reference Systems (CRS)</w:t>
      </w:r>
      <w:bookmarkEnd w:id="212"/>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213" w:name="_Toc70328659"/>
      <w:bookmarkStart w:id="214" w:name="_Toc70370325"/>
      <w:bookmarkStart w:id="215" w:name="_Toc70470772"/>
      <w:bookmarkStart w:id="216" w:name="_Toc75536896"/>
      <w:bookmarkStart w:id="217" w:name="_Toc75772580"/>
      <w:bookmarkStart w:id="218" w:name="_Toc75802414"/>
      <w:bookmarkStart w:id="219" w:name="_Toc75872764"/>
      <w:bookmarkStart w:id="220" w:name="_Toc75887516"/>
      <w:bookmarkStart w:id="221" w:name="_Toc75893246"/>
      <w:bookmarkStart w:id="222" w:name="_Toc75899658"/>
      <w:bookmarkStart w:id="223" w:name="_Toc523992704"/>
      <w:bookmarkStart w:id="224" w:name="_Ref158040037"/>
      <w:bookmarkStart w:id="225" w:name="_Toc167916554"/>
      <w:bookmarkStart w:id="226" w:name="_Toc225648317"/>
      <w:bookmarkStart w:id="227" w:name="_Toc225065174"/>
      <w:bookmarkEnd w:id="213"/>
      <w:bookmarkEnd w:id="214"/>
      <w:bookmarkEnd w:id="215"/>
      <w:bookmarkEnd w:id="216"/>
      <w:bookmarkEnd w:id="217"/>
      <w:bookmarkEnd w:id="218"/>
      <w:bookmarkEnd w:id="219"/>
      <w:bookmarkEnd w:id="220"/>
      <w:bookmarkEnd w:id="221"/>
      <w:bookmarkEnd w:id="222"/>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23"/>
      <w:bookmarkEnd w:id="224"/>
      <w:bookmarkEnd w:id="225"/>
    </w:p>
    <w:p w14:paraId="7C2ABEA0" w14:textId="6E57BE4C" w:rsidR="00820878" w:rsidRPr="003A655F" w:rsidRDefault="00820878" w:rsidP="00590386">
      <w:pPr>
        <w:spacing w:after="120" w:line="240" w:lineRule="auto"/>
        <w:rPr>
          <w:lang w:val="en-GB"/>
        </w:rPr>
      </w:pPr>
      <w:bookmarkStart w:id="228"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ystem must be of the form EPSG:xxxx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lastRenderedPageBreak/>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Pr="003A655F"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229" w:name="_Toc70328661"/>
      <w:bookmarkStart w:id="230" w:name="_Toc70370327"/>
      <w:bookmarkStart w:id="231" w:name="_Toc70470774"/>
      <w:bookmarkStart w:id="232" w:name="_Toc75536898"/>
      <w:bookmarkStart w:id="233" w:name="_Toc75772582"/>
      <w:bookmarkStart w:id="234" w:name="_Toc75802416"/>
      <w:bookmarkStart w:id="235" w:name="_Toc75872766"/>
      <w:bookmarkStart w:id="236" w:name="_Toc75887518"/>
      <w:bookmarkStart w:id="237" w:name="_Toc75893248"/>
      <w:bookmarkStart w:id="238" w:name="_Toc75899660"/>
      <w:bookmarkStart w:id="239" w:name="_Toc70328662"/>
      <w:bookmarkStart w:id="240" w:name="_Toc70370328"/>
      <w:bookmarkStart w:id="241" w:name="_Toc70470775"/>
      <w:bookmarkStart w:id="242" w:name="_Toc75536899"/>
      <w:bookmarkStart w:id="243" w:name="_Toc75772583"/>
      <w:bookmarkStart w:id="244" w:name="_Toc75802417"/>
      <w:bookmarkStart w:id="245" w:name="_Toc75872767"/>
      <w:bookmarkStart w:id="246" w:name="_Toc75887519"/>
      <w:bookmarkStart w:id="247" w:name="_Toc75893249"/>
      <w:bookmarkStart w:id="248" w:name="_Toc75899661"/>
      <w:bookmarkStart w:id="249" w:name="_Toc70328663"/>
      <w:bookmarkStart w:id="250" w:name="_Toc70370329"/>
      <w:bookmarkStart w:id="251" w:name="_Toc70470776"/>
      <w:bookmarkStart w:id="252" w:name="_Toc75536900"/>
      <w:bookmarkStart w:id="253" w:name="_Toc75772584"/>
      <w:bookmarkStart w:id="254" w:name="_Toc75802418"/>
      <w:bookmarkStart w:id="255" w:name="_Toc75872768"/>
      <w:bookmarkStart w:id="256" w:name="_Toc75887520"/>
      <w:bookmarkStart w:id="257" w:name="_Toc75893250"/>
      <w:bookmarkStart w:id="258" w:name="_Toc75899662"/>
      <w:bookmarkStart w:id="259" w:name="_Toc70328664"/>
      <w:bookmarkStart w:id="260" w:name="_Toc70370330"/>
      <w:bookmarkStart w:id="261" w:name="_Toc70470777"/>
      <w:bookmarkStart w:id="262" w:name="_Toc75536901"/>
      <w:bookmarkStart w:id="263" w:name="_Toc75772585"/>
      <w:bookmarkStart w:id="264" w:name="_Toc75802419"/>
      <w:bookmarkStart w:id="265" w:name="_Toc75872769"/>
      <w:bookmarkStart w:id="266" w:name="_Toc75887521"/>
      <w:bookmarkStart w:id="267" w:name="_Toc75893251"/>
      <w:bookmarkStart w:id="268" w:name="_Toc75899663"/>
      <w:bookmarkStart w:id="269" w:name="_Toc70328665"/>
      <w:bookmarkStart w:id="270" w:name="_Toc70370331"/>
      <w:bookmarkStart w:id="271" w:name="_Toc70470778"/>
      <w:bookmarkStart w:id="272" w:name="_Toc75536902"/>
      <w:bookmarkStart w:id="273" w:name="_Toc75772586"/>
      <w:bookmarkStart w:id="274" w:name="_Toc75802420"/>
      <w:bookmarkStart w:id="275" w:name="_Toc75872770"/>
      <w:bookmarkStart w:id="276" w:name="_Toc75887522"/>
      <w:bookmarkStart w:id="277" w:name="_Toc75893252"/>
      <w:bookmarkStart w:id="278" w:name="_Toc75899664"/>
      <w:bookmarkStart w:id="279" w:name="_Toc70328666"/>
      <w:bookmarkStart w:id="280" w:name="_Toc70370332"/>
      <w:bookmarkStart w:id="281" w:name="_Toc70470779"/>
      <w:bookmarkStart w:id="282" w:name="_Toc75536903"/>
      <w:bookmarkStart w:id="283" w:name="_Toc75772587"/>
      <w:bookmarkStart w:id="284" w:name="_Toc75802421"/>
      <w:bookmarkStart w:id="285" w:name="_Toc75872771"/>
      <w:bookmarkStart w:id="286" w:name="_Toc75887523"/>
      <w:bookmarkStart w:id="287" w:name="_Toc75893253"/>
      <w:bookmarkStart w:id="288" w:name="_Toc75899665"/>
      <w:bookmarkStart w:id="289" w:name="_Toc70328667"/>
      <w:bookmarkStart w:id="290" w:name="_Toc70370333"/>
      <w:bookmarkStart w:id="291" w:name="_Toc70470780"/>
      <w:bookmarkStart w:id="292" w:name="_Toc75536904"/>
      <w:bookmarkStart w:id="293" w:name="_Toc75772588"/>
      <w:bookmarkStart w:id="294" w:name="_Toc75802422"/>
      <w:bookmarkStart w:id="295" w:name="_Toc75872772"/>
      <w:bookmarkStart w:id="296" w:name="_Toc75887524"/>
      <w:bookmarkStart w:id="297" w:name="_Toc75893254"/>
      <w:bookmarkStart w:id="298" w:name="_Toc75899666"/>
      <w:bookmarkStart w:id="299" w:name="_Toc523992705"/>
      <w:bookmarkStart w:id="300" w:name="_Toc167916555"/>
      <w:bookmarkStart w:id="301" w:name="_Toc288810278"/>
      <w:bookmarkStart w:id="302" w:name="_Toc2888123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99"/>
      <w:bookmarkEnd w:id="300"/>
    </w:p>
    <w:p w14:paraId="5E91CB85" w14:textId="59692E89" w:rsidR="00361800" w:rsidRPr="003A655F" w:rsidRDefault="00361800" w:rsidP="00590386">
      <w:pPr>
        <w:tabs>
          <w:tab w:val="left" w:pos="4800"/>
          <w:tab w:val="left" w:pos="4900"/>
        </w:tabs>
        <w:spacing w:after="120" w:line="240" w:lineRule="auto"/>
        <w:rPr>
          <w:lang w:val="en-GB"/>
        </w:rPr>
      </w:pPr>
      <w:bookmarkStart w:id="303"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ins w:id="304" w:author="Raphael Malyankar" w:date="2024-09-04T16:37:00Z" w16du:dateUtc="2024-09-04T23:37:00Z">
        <w:r w:rsidR="00FA7417">
          <w:rPr>
            <w:lang w:val="en-GB"/>
          </w:rPr>
          <w:t xml:space="preserve">, </w:t>
        </w:r>
      </w:ins>
      <w:del w:id="305" w:author="Raphael Malyankar" w:date="2024-09-04T16:37:00Z" w16du:dateUtc="2024-09-04T23:37:00Z">
        <w:r w:rsidRPr="003A655F" w:rsidDel="00FA7417">
          <w:rPr>
            <w:lang w:val="en-GB"/>
          </w:rPr>
          <w:delText xml:space="preserve"> </w:delText>
        </w:r>
      </w:del>
      <w:ins w:id="306" w:author="Raphael Malyankar" w:date="2024-09-04T16:37:00Z" w16du:dateUtc="2024-09-04T23:37:00Z">
        <w:r w:rsidR="00FA7417" w:rsidRPr="00FA7417">
          <w:rPr>
            <w:lang w:val="en-GB"/>
          </w:rPr>
          <w:t>defined for a certain epoch</w:t>
        </w:r>
      </w:ins>
      <w:ins w:id="307" w:author="Raphael Malyankar" w:date="2024-09-04T16:38:00Z" w16du:dateUtc="2024-09-04T23:38:00Z">
        <w:r w:rsidR="00FA7417">
          <w:rPr>
            <w:lang w:val="en-GB"/>
          </w:rPr>
          <w:t>,</w:t>
        </w:r>
      </w:ins>
      <w:ins w:id="308" w:author="Raphael Malyankar" w:date="2024-09-04T16:37:00Z" w16du:dateUtc="2024-09-04T23:37:00Z">
        <w:r w:rsidR="00FA7417" w:rsidRPr="00FA7417">
          <w:rPr>
            <w:lang w:val="en-GB"/>
          </w:rPr>
          <w:t xml:space="preserve"> </w:t>
        </w:r>
      </w:ins>
      <w:r w:rsidRPr="003A655F">
        <w:rPr>
          <w:lang w:val="en-GB"/>
        </w:rPr>
        <w:t xml:space="preserve">such as </w:t>
      </w:r>
      <w:r w:rsidR="00C10DE8" w:rsidRPr="003A655F">
        <w:rPr>
          <w:lang w:val="en-GB"/>
        </w:rPr>
        <w:t xml:space="preserve">Lowest Astronomical Tide (LAT) or </w:t>
      </w:r>
      <w:r w:rsidRPr="003A655F">
        <w:rPr>
          <w:lang w:val="en-GB"/>
        </w:rPr>
        <w:t>Mean Lower Low Water (MLLW)</w:t>
      </w:r>
      <w:ins w:id="309" w:author="Raphael Malyankar" w:date="2024-09-04T16:37:00Z" w16du:dateUtc="2024-09-04T23:37:00Z">
        <w:r w:rsidR="00FA7417" w:rsidRPr="00FA7417">
          <w:t xml:space="preserve"> </w:t>
        </w:r>
        <w:r w:rsidR="00FA7417" w:rsidRPr="00FA7417">
          <w:rPr>
            <w:lang w:val="en-GB"/>
          </w:rPr>
          <w:t>or any chart datum stated in the IHO resolution 3/1919 as amended</w:t>
        </w:r>
      </w:ins>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w:t>
      </w:r>
      <w:r w:rsidRPr="003A655F">
        <w:rPr>
          <w:lang w:val="en-GB"/>
        </w:rPr>
        <w:lastRenderedPageBreak/>
        <w:t>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303"/>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2 this is an EPSG code for vertical datum</w:t>
            </w:r>
          </w:p>
        </w:tc>
      </w:tr>
      <w:tr w:rsidR="00FA7417" w:rsidRPr="003A655F" w14:paraId="39855BAA" w14:textId="77777777" w:rsidTr="009256A8">
        <w:trPr>
          <w:cantSplit/>
          <w:jc w:val="center"/>
          <w:ins w:id="310" w:author="Raphael Malyankar" w:date="2024-09-04T16:38:00Z"/>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ins w:id="311" w:author="Raphael Malyankar" w:date="2024-09-04T16:38:00Z" w16du:dateUtc="2024-09-04T23:38:00Z"/>
                <w:sz w:val="18"/>
                <w:szCs w:val="18"/>
                <w:lang w:val="en-GB"/>
              </w:rPr>
            </w:pPr>
            <w:ins w:id="312" w:author="Raphael Malyankar" w:date="2024-09-04T16:38:00Z" w16du:dateUtc="2024-09-04T23:38:00Z">
              <w:r>
                <w:rPr>
                  <w:sz w:val="18"/>
                  <w:szCs w:val="18"/>
                  <w:lang w:val="en-GB"/>
                </w:rPr>
                <w:t>Vertic</w:t>
              </w:r>
            </w:ins>
            <w:ins w:id="313" w:author="Raphael Malyankar" w:date="2024-09-04T16:39:00Z" w16du:dateUtc="2024-09-04T23:39:00Z">
              <w:r>
                <w:rPr>
                  <w:sz w:val="18"/>
                  <w:szCs w:val="18"/>
                  <w:lang w:val="en-GB"/>
                </w:rPr>
                <w:t>al Datum Epoch</w:t>
              </w:r>
            </w:ins>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ins w:id="314" w:author="Raphael Malyankar" w:date="2024-09-04T16:38:00Z" w16du:dateUtc="2024-09-04T23:38:00Z"/>
                <w:sz w:val="18"/>
                <w:szCs w:val="18"/>
                <w:lang w:val="en-GB"/>
              </w:rPr>
            </w:pPr>
            <w:ins w:id="315" w:author="Raphael Malyankar" w:date="2024-09-04T16:39:00Z" w16du:dateUtc="2024-09-04T23:39:00Z">
              <w:r>
                <w:rPr>
                  <w:sz w:val="18"/>
                  <w:szCs w:val="18"/>
                  <w:lang w:val="en-GB"/>
                </w:rPr>
                <w:t>T</w:t>
              </w:r>
              <w:r w:rsidRPr="00FA7417">
                <w:rPr>
                  <w:sz w:val="18"/>
                  <w:szCs w:val="18"/>
                  <w:lang w:val="en-GB"/>
                </w:rPr>
                <w:t xml:space="preserve">he period </w:t>
              </w:r>
            </w:ins>
            <w:ins w:id="316" w:author="Raphael Malyankar" w:date="2024-09-04T16:40:00Z" w16du:dateUtc="2024-09-04T23:40:00Z">
              <w:r>
                <w:rPr>
                  <w:sz w:val="18"/>
                  <w:szCs w:val="18"/>
                  <w:lang w:val="en-GB"/>
                </w:rPr>
                <w:t>/</w:t>
              </w:r>
            </w:ins>
            <w:ins w:id="317" w:author="Raphael Malyankar" w:date="2024-09-04T16:39:00Z" w16du:dateUtc="2024-09-04T23:39:00Z">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ins>
            <w:ins w:id="318" w:author="Raphael Malyankar" w:date="2024-09-04T16:41:00Z" w16du:dateUtc="2024-09-04T23:41:00Z">
              <w:r w:rsidR="00744F85">
                <w:rPr>
                  <w:sz w:val="18"/>
                  <w:szCs w:val="18"/>
                  <w:lang w:val="en-GB"/>
                </w:rPr>
                <w:t xml:space="preserve">vertical </w:t>
              </w:r>
            </w:ins>
            <w:ins w:id="319" w:author="Raphael Malyankar" w:date="2024-09-04T16:40:00Z" w16du:dateUtc="2024-09-04T23:40:00Z">
              <w:r>
                <w:rPr>
                  <w:sz w:val="18"/>
                  <w:szCs w:val="18"/>
                  <w:lang w:val="en-GB"/>
                </w:rPr>
                <w:t>d</w:t>
              </w:r>
            </w:ins>
            <w:ins w:id="320" w:author="Raphael Malyankar" w:date="2024-09-04T16:39:00Z" w16du:dateUtc="2024-09-04T23:39:00Z">
              <w:r w:rsidRPr="00FA7417">
                <w:rPr>
                  <w:sz w:val="18"/>
                  <w:szCs w:val="18"/>
                  <w:lang w:val="en-GB"/>
                </w:rPr>
                <w:t>atum was computed</w:t>
              </w:r>
            </w:ins>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Pr="003A655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321" w:name="_Toc158059118"/>
      <w:bookmarkStart w:id="322" w:name="_Toc166534592"/>
      <w:bookmarkStart w:id="323" w:name="_Toc166706458"/>
      <w:bookmarkStart w:id="324" w:name="_Toc167916556"/>
      <w:bookmarkStart w:id="325" w:name="_Toc523992706"/>
      <w:bookmarkStart w:id="326" w:name="_Toc167916557"/>
      <w:bookmarkStart w:id="327" w:name="_Toc288810279"/>
      <w:bookmarkStart w:id="328" w:name="_Toc288812326"/>
      <w:bookmarkEnd w:id="301"/>
      <w:bookmarkEnd w:id="302"/>
      <w:bookmarkEnd w:id="321"/>
      <w:bookmarkEnd w:id="322"/>
      <w:bookmarkEnd w:id="323"/>
      <w:bookmarkEnd w:id="324"/>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25"/>
      <w:bookmarkEnd w:id="326"/>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r w:rsidR="00C90702" w:rsidRPr="003A655F">
        <w:rPr>
          <w:lang w:val="en-GB"/>
        </w:rPr>
        <w:t>TM_</w:t>
      </w:r>
      <w:r w:rsidRPr="003A655F">
        <w:rPr>
          <w:lang w:val="en-GB"/>
        </w:rPr>
        <w:t xml:space="preserve">Calendar dates and </w:t>
      </w:r>
      <w:r w:rsidR="00C90702" w:rsidRPr="003A655F">
        <w:rPr>
          <w:lang w:val="en-GB"/>
        </w:rPr>
        <w:t>TM_</w:t>
      </w:r>
      <w:r w:rsidRPr="003A655F">
        <w:rPr>
          <w:lang w:val="en-GB"/>
        </w:rPr>
        <w:t xml:space="preserve">Clock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r w:rsidRPr="003A655F">
        <w:rPr>
          <w:i/>
          <w:lang w:val="en-GB"/>
        </w:rPr>
        <w:t>yyyymmdd</w:t>
      </w:r>
      <w:r w:rsidRPr="003A655F">
        <w:rPr>
          <w:lang w:val="en-GB"/>
        </w:rPr>
        <w:t xml:space="preserve">. A time variable will have the following 7-character format: </w:t>
      </w:r>
      <w:r w:rsidRPr="003A655F">
        <w:rPr>
          <w:i/>
          <w:lang w:val="en-GB"/>
        </w:rPr>
        <w:t>hhmmssZ</w:t>
      </w:r>
      <w:r w:rsidRPr="003A655F">
        <w:rPr>
          <w:lang w:val="en-GB"/>
        </w:rPr>
        <w:t xml:space="preserve">. A date-time variable will have the following 16-character format: </w:t>
      </w:r>
      <w:r w:rsidRPr="003A655F">
        <w:rPr>
          <w:i/>
          <w:lang w:val="en-GB"/>
        </w:rPr>
        <w:t>yyyymmddThhmmssZ</w:t>
      </w:r>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329" w:name="_Toc225648327"/>
      <w:bookmarkStart w:id="330" w:name="_Toc225065184"/>
      <w:bookmarkStart w:id="331" w:name="_Toc523992707"/>
      <w:bookmarkStart w:id="332" w:name="_Toc167916558"/>
      <w:bookmarkEnd w:id="327"/>
      <w:bookmarkEnd w:id="328"/>
      <w:r w:rsidRPr="003A655F">
        <w:rPr>
          <w:lang w:val="en-GB"/>
        </w:rPr>
        <w:t>Data Quality</w:t>
      </w:r>
      <w:bookmarkEnd w:id="329"/>
      <w:bookmarkEnd w:id="330"/>
      <w:bookmarkEnd w:id="331"/>
      <w:r w:rsidR="00832ABB" w:rsidRPr="003A655F">
        <w:rPr>
          <w:lang w:val="en-GB"/>
        </w:rPr>
        <w:t xml:space="preserve"> </w:t>
      </w:r>
      <w:bookmarkEnd w:id="332"/>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333" w:name="_Toc523992708"/>
      <w:bookmarkStart w:id="334" w:name="_Toc167916559"/>
      <w:r w:rsidRPr="003A655F">
        <w:rPr>
          <w:lang w:val="en-GB"/>
        </w:rPr>
        <w:t>Introduction</w:t>
      </w:r>
      <w:bookmarkEnd w:id="333"/>
      <w:bookmarkEnd w:id="334"/>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335"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335"/>
    </w:p>
    <w:p w14:paraId="57DB116A" w14:textId="3B8C3E94" w:rsidR="00932839" w:rsidRPr="00932839" w:rsidRDefault="007E5632" w:rsidP="007055BE">
      <w:pPr>
        <w:spacing w:line="240" w:lineRule="auto"/>
        <w:rPr>
          <w:lang w:val="en-GB"/>
        </w:rPr>
      </w:pPr>
      <w:bookmarkStart w:id="336"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337" w:name="_Toc167916561"/>
      <w:bookmarkEnd w:id="336"/>
      <w:r w:rsidRPr="003A655F">
        <w:rPr>
          <w:lang w:val="en-GB"/>
        </w:rPr>
        <w:t>Data quality elements and data quality measures</w:t>
      </w:r>
      <w:r w:rsidR="003E3E19">
        <w:rPr>
          <w:lang w:val="en-GB"/>
        </w:rPr>
        <w:t xml:space="preserve"> (informative)</w:t>
      </w:r>
      <w:bookmarkEnd w:id="337"/>
    </w:p>
    <w:p w14:paraId="39452EA0" w14:textId="77777777" w:rsidR="006D2445" w:rsidRPr="003A655F" w:rsidRDefault="006D2445" w:rsidP="00304571">
      <w:pPr>
        <w:spacing w:after="120" w:line="240" w:lineRule="auto"/>
        <w:rPr>
          <w:lang w:val="en-GB"/>
        </w:rPr>
      </w:pPr>
      <w:bookmarkStart w:id="338"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BE0287">
      <w:pPr>
        <w:pStyle w:val="Heading3"/>
        <w:rPr>
          <w:lang w:val="en-GB"/>
        </w:rPr>
      </w:pPr>
      <w:bookmarkStart w:id="339" w:name="_Toc167916562"/>
      <w:r>
        <w:rPr>
          <w:lang w:val="en-GB"/>
        </w:rPr>
        <w:t>Description of quality elements</w:t>
      </w:r>
      <w:r w:rsidR="003E3E19">
        <w:rPr>
          <w:lang w:val="en-GB"/>
        </w:rPr>
        <w:t xml:space="preserve"> (informative)</w:t>
      </w:r>
      <w:bookmarkEnd w:id="339"/>
    </w:p>
    <w:p w14:paraId="1176DCDF" w14:textId="36B06625" w:rsidR="00C21825" w:rsidRPr="00C21825" w:rsidRDefault="00C21825" w:rsidP="00C21825">
      <w:pPr>
        <w:spacing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BE0287">
      <w:pPr>
        <w:pStyle w:val="Heading4"/>
        <w:rPr>
          <w:lang w:val="en-GB"/>
        </w:rPr>
      </w:pPr>
      <w:r>
        <w:rPr>
          <w:lang w:val="en-GB"/>
        </w:rPr>
        <w:t>Completeness</w:t>
      </w:r>
    </w:p>
    <w:p w14:paraId="6E1BCEB1" w14:textId="52D02942" w:rsidR="00C21825" w:rsidRPr="00C21825" w:rsidRDefault="00C21825" w:rsidP="00BE0287">
      <w:pPr>
        <w:spacing w:after="12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BE0287">
      <w:pPr>
        <w:pStyle w:val="Heading4"/>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C21825">
      <w:pPr>
        <w:spacing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pPr>
        <w:pStyle w:val="ListParagraph"/>
        <w:numPr>
          <w:ilvl w:val="0"/>
          <w:numId w:val="67"/>
        </w:numPr>
        <w:spacing w:line="240" w:lineRule="auto"/>
        <w:rPr>
          <w:lang w:val="en-GB"/>
        </w:rPr>
      </w:pPr>
      <w:r w:rsidRPr="003E3E19">
        <w:rPr>
          <w:lang w:val="en-GB"/>
        </w:rPr>
        <w:t>Conceptual consistency – adherence to rules of the conceptual schema;</w:t>
      </w:r>
    </w:p>
    <w:p w14:paraId="58A00029" w14:textId="67E3D2BA" w:rsidR="00C21825" w:rsidRPr="003E3E19" w:rsidRDefault="00C21825">
      <w:pPr>
        <w:pStyle w:val="ListParagraph"/>
        <w:numPr>
          <w:ilvl w:val="0"/>
          <w:numId w:val="67"/>
        </w:numPr>
        <w:spacing w:line="240" w:lineRule="auto"/>
        <w:rPr>
          <w:lang w:val="en-GB"/>
        </w:rPr>
      </w:pPr>
      <w:r w:rsidRPr="003E3E19">
        <w:rPr>
          <w:lang w:val="en-GB"/>
        </w:rPr>
        <w:t>Domain consistency – adherence of values to the value domains;</w:t>
      </w:r>
    </w:p>
    <w:p w14:paraId="78D63ECB" w14:textId="50DF4A0C" w:rsidR="00C21825" w:rsidRPr="003E3E19" w:rsidRDefault="00C21825">
      <w:pPr>
        <w:pStyle w:val="ListParagraph"/>
        <w:numPr>
          <w:ilvl w:val="0"/>
          <w:numId w:val="67"/>
        </w:numPr>
        <w:spacing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C022B9">
      <w:pPr>
        <w:pStyle w:val="Heading4"/>
        <w:rPr>
          <w:lang w:val="en-GB"/>
        </w:rPr>
      </w:pPr>
      <w:r>
        <w:rPr>
          <w:lang w:val="en-GB"/>
        </w:rPr>
        <w:t>Positional Accuracy</w:t>
      </w:r>
    </w:p>
    <w:p w14:paraId="41786D98" w14:textId="6B8CFFD1" w:rsidR="003E3E19" w:rsidRDefault="00C21825" w:rsidP="00C21825">
      <w:pPr>
        <w:spacing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pPr>
        <w:pStyle w:val="ListParagraph"/>
        <w:numPr>
          <w:ilvl w:val="0"/>
          <w:numId w:val="68"/>
        </w:numPr>
        <w:spacing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pPr>
        <w:pStyle w:val="ListParagraph"/>
        <w:numPr>
          <w:ilvl w:val="0"/>
          <w:numId w:val="68"/>
        </w:numPr>
        <w:spacing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C022B9">
      <w:pPr>
        <w:pStyle w:val="Heading4"/>
        <w:rPr>
          <w:lang w:val="en-GB"/>
        </w:rPr>
      </w:pPr>
      <w:r>
        <w:rPr>
          <w:lang w:val="en-GB"/>
        </w:rPr>
        <w:t>Thematic accuracy</w:t>
      </w:r>
    </w:p>
    <w:p w14:paraId="4C3C4D59" w14:textId="62AA7F01" w:rsidR="00C21825" w:rsidRPr="00C21825" w:rsidRDefault="00C21825" w:rsidP="00C21825">
      <w:pPr>
        <w:spacing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pPr>
        <w:pStyle w:val="ListParagraph"/>
        <w:numPr>
          <w:ilvl w:val="0"/>
          <w:numId w:val="69"/>
        </w:numPr>
        <w:spacing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pPr>
        <w:pStyle w:val="ListParagraph"/>
        <w:numPr>
          <w:ilvl w:val="0"/>
          <w:numId w:val="69"/>
        </w:numPr>
        <w:spacing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lastRenderedPageBreak/>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E5632">
      <w:pPr>
        <w:spacing w:after="12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E5632">
      <w:pPr>
        <w:spacing w:line="240" w:lineRule="auto"/>
        <w:rPr>
          <w:lang w:val="en-GB"/>
        </w:rPr>
      </w:pPr>
      <w:r w:rsidRPr="007E5632">
        <w:rPr>
          <w:lang w:val="en-GB"/>
        </w:rPr>
        <w:t>Quality of the observed data depends on the accuracy of the water level gauges and their processing techniques, and is normally available in field survey reports or quality controlled analyses. Quality of predicted/forecast data depends on quality, timeliness, and spatial coverage of the input data as well as the mathematical techniques.</w:t>
      </w:r>
    </w:p>
    <w:p w14:paraId="0AB3D487" w14:textId="395238BB" w:rsidR="00740B00" w:rsidRDefault="00740B00" w:rsidP="00C022B9">
      <w:pPr>
        <w:pStyle w:val="Heading4"/>
        <w:rPr>
          <w:lang w:val="en-GB"/>
        </w:rPr>
      </w:pPr>
      <w:r>
        <w:rPr>
          <w:lang w:val="en-GB"/>
        </w:rPr>
        <w:t>Temporal quality</w:t>
      </w:r>
    </w:p>
    <w:p w14:paraId="2505AD89" w14:textId="41D73CC1" w:rsidR="00C21825" w:rsidRPr="00C21825" w:rsidRDefault="00C21825" w:rsidP="00C21825">
      <w:pPr>
        <w:spacing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pPr>
        <w:pStyle w:val="ListParagraph"/>
        <w:numPr>
          <w:ilvl w:val="0"/>
          <w:numId w:val="70"/>
        </w:numPr>
        <w:spacing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pPr>
        <w:pStyle w:val="ListParagraph"/>
        <w:numPr>
          <w:ilvl w:val="0"/>
          <w:numId w:val="70"/>
        </w:numPr>
        <w:spacing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E5632">
      <w:pPr>
        <w:spacing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C022B9">
      <w:pPr>
        <w:pStyle w:val="Heading4"/>
        <w:rPr>
          <w:lang w:val="en-GB"/>
        </w:rPr>
      </w:pPr>
      <w:r>
        <w:rPr>
          <w:lang w:val="en-GB"/>
        </w:rPr>
        <w:t>Aggregation</w:t>
      </w:r>
    </w:p>
    <w:p w14:paraId="2A0C838F" w14:textId="77777777" w:rsidR="0017143F" w:rsidRDefault="00BE0287" w:rsidP="00F91604">
      <w:pPr>
        <w:spacing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F91604">
      <w:pPr>
        <w:spacing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007FA4">
      <w:pPr>
        <w:pStyle w:val="Heading3"/>
        <w:rPr>
          <w:lang w:val="en-GB"/>
        </w:rPr>
      </w:pPr>
      <w:bookmarkStart w:id="340" w:name="_Ref167839083"/>
      <w:bookmarkStart w:id="341" w:name="_Toc167916563"/>
      <w:r>
        <w:rPr>
          <w:lang w:val="en-GB"/>
        </w:rPr>
        <w:t>Applicable quality measures</w:t>
      </w:r>
      <w:bookmarkEnd w:id="340"/>
      <w:bookmarkEnd w:id="341"/>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342" w:name="_Ref80654137"/>
      <w:bookmarkEnd w:id="338"/>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42"/>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343"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numberOfInvalidSlivers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 xml:space="preserve">chronologicalOrder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miscalculationRate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 xml:space="preserve">Mean,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343"/>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344" w:name="_Toc167916564"/>
      <w:bookmarkStart w:id="345" w:name="OLE_LINK1"/>
      <w:bookmarkStart w:id="346" w:name="OLE_LINK2"/>
      <w:r w:rsidRPr="003A655F">
        <w:rPr>
          <w:lang w:val="en-GB"/>
        </w:rPr>
        <w:t>Additional components of data quality</w:t>
      </w:r>
      <w:bookmarkEnd w:id="344"/>
    </w:p>
    <w:bookmarkEnd w:id="345"/>
    <w:bookmarkEnd w:id="346"/>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347" w:name="_Hlk165418725"/>
      <w:r w:rsidR="005F659E">
        <w:rPr>
          <w:lang w:val="en-GB"/>
        </w:rPr>
        <w:t>S-158:104 (Validation Checks – Water Level Information for Surface Navigation)</w:t>
      </w:r>
      <w:bookmarkEnd w:id="347"/>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348" w:name="_Toc167916565"/>
      <w:r w:rsidRPr="003A655F">
        <w:rPr>
          <w:lang w:val="en-GB"/>
        </w:rPr>
        <w:t>Assessment of data quality</w:t>
      </w:r>
      <w:bookmarkEnd w:id="348"/>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349"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349"/>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ins w:id="350" w:author="Raphael Malyankar" w:date="2024-09-04T17:25:00Z" w16du:dateUtc="2024-09-05T00:25:00Z">
              <w:r>
                <w:rPr>
                  <w:b/>
                  <w:bCs/>
                  <w:sz w:val="18"/>
                  <w:szCs w:val="18"/>
                  <w:lang w:val="en-GB"/>
                </w:rPr>
                <w:t>Method of evaluation</w:t>
              </w:r>
            </w:ins>
          </w:p>
        </w:tc>
      </w:tr>
      <w:tr w:rsidR="00130039" w:rsidRPr="003A655F" w14:paraId="77D547E2" w14:textId="5E4A02DD" w:rsidTr="00CA180D">
        <w:trPr>
          <w:cantSplit/>
          <w:jc w:val="center"/>
        </w:trPr>
        <w:tc>
          <w:tcPr>
            <w:tcW w:w="0" w:type="auto"/>
          </w:tcPr>
          <w:p w14:paraId="3E9AAC57" w14:textId="4E40A6D3" w:rsidR="00713A51" w:rsidRPr="003A655F" w:rsidRDefault="00713A51">
            <w:pPr>
              <w:spacing w:before="60" w:after="60" w:line="240" w:lineRule="auto"/>
              <w:jc w:val="left"/>
              <w:rPr>
                <w:sz w:val="18"/>
                <w:szCs w:val="18"/>
                <w:lang w:val="en-GB"/>
              </w:rPr>
              <w:pPrChange w:id="351" w:author="Raphael Malyankar" w:date="2024-09-04T17:35:00Z" w16du:dateUtc="2024-09-05T00:35:00Z">
                <w:pPr>
                  <w:spacing w:before="60" w:after="60" w:line="240" w:lineRule="auto"/>
                </w:pPr>
              </w:pPrChange>
            </w:pPr>
            <w:r w:rsidRPr="003A655F">
              <w:rPr>
                <w:sz w:val="18"/>
                <w:szCs w:val="18"/>
                <w:lang w:val="en-GB"/>
              </w:rPr>
              <w:t>Observed water level</w:t>
            </w:r>
          </w:p>
        </w:tc>
        <w:tc>
          <w:tcPr>
            <w:tcW w:w="0" w:type="auto"/>
          </w:tcPr>
          <w:p w14:paraId="3DAA8A62" w14:textId="77777777" w:rsidR="00713A51" w:rsidRPr="003A655F" w:rsidRDefault="00713A51">
            <w:pPr>
              <w:spacing w:before="60" w:after="60" w:line="240" w:lineRule="auto"/>
              <w:jc w:val="left"/>
              <w:rPr>
                <w:sz w:val="18"/>
                <w:szCs w:val="18"/>
                <w:lang w:val="en-GB"/>
              </w:rPr>
              <w:pPrChange w:id="352" w:author="Raphael Malyankar" w:date="2024-09-04T17:35:00Z" w16du:dateUtc="2024-09-05T00:35:00Z">
                <w:pPr>
                  <w:spacing w:before="60" w:after="60" w:line="240" w:lineRule="auto"/>
                </w:pPr>
              </w:pPrChange>
            </w:pPr>
            <w:r w:rsidRPr="003A655F">
              <w:rPr>
                <w:sz w:val="18"/>
                <w:szCs w:val="18"/>
                <w:lang w:val="en-GB"/>
              </w:rPr>
              <w:t>Accuracy of the sensors</w:t>
            </w:r>
          </w:p>
          <w:p w14:paraId="63841F8B" w14:textId="77777777" w:rsidR="00713A51" w:rsidRDefault="00713A51">
            <w:pPr>
              <w:spacing w:before="60" w:after="60" w:line="240" w:lineRule="auto"/>
              <w:jc w:val="left"/>
              <w:rPr>
                <w:ins w:id="353" w:author="Raphael Malyankar" w:date="2024-09-04T17:22:00Z" w16du:dateUtc="2024-09-05T00:22:00Z"/>
                <w:sz w:val="18"/>
                <w:szCs w:val="18"/>
                <w:lang w:val="en-GB"/>
              </w:rPr>
              <w:pPrChange w:id="354" w:author="Raphael Malyankar" w:date="2024-09-04T17:35:00Z" w16du:dateUtc="2024-09-05T00:35:00Z">
                <w:pPr>
                  <w:spacing w:before="60" w:after="60" w:line="240" w:lineRule="auto"/>
                </w:pPr>
              </w:pPrChange>
            </w:pPr>
            <w:r w:rsidRPr="003A655F">
              <w:rPr>
                <w:sz w:val="18"/>
                <w:szCs w:val="18"/>
                <w:lang w:val="en-GB"/>
              </w:rPr>
              <w:t>Processing techniques</w:t>
            </w:r>
          </w:p>
          <w:p w14:paraId="4ED260B8" w14:textId="783A916A" w:rsidR="00713A51" w:rsidRPr="003A655F" w:rsidRDefault="00713A51">
            <w:pPr>
              <w:spacing w:before="60" w:after="60" w:line="240" w:lineRule="auto"/>
              <w:jc w:val="left"/>
              <w:rPr>
                <w:sz w:val="18"/>
                <w:szCs w:val="18"/>
                <w:lang w:val="en-GB"/>
              </w:rPr>
              <w:pPrChange w:id="355" w:author="Raphael Malyankar" w:date="2024-09-04T17:35:00Z" w16du:dateUtc="2024-09-05T00:35:00Z">
                <w:pPr>
                  <w:spacing w:before="60" w:after="60" w:line="240" w:lineRule="auto"/>
                </w:pPr>
              </w:pPrChange>
            </w:pPr>
            <w:ins w:id="356" w:author="Raphael Malyankar" w:date="2024-09-04T17:22:00Z" w16du:dateUtc="2024-09-05T00:22:00Z">
              <w:r w:rsidRPr="00713A51">
                <w:rPr>
                  <w:sz w:val="18"/>
                  <w:szCs w:val="18"/>
                  <w:lang w:val="en-GB"/>
                </w:rPr>
                <w:t>Tide Gauge Initiali</w:t>
              </w:r>
            </w:ins>
            <w:ins w:id="357" w:author="Raphael Malyankar" w:date="2024-09-04T17:23:00Z" w16du:dateUtc="2024-09-05T00:23:00Z">
              <w:r>
                <w:rPr>
                  <w:sz w:val="18"/>
                  <w:szCs w:val="18"/>
                  <w:lang w:val="en-GB"/>
                </w:rPr>
                <w:t>s</w:t>
              </w:r>
            </w:ins>
            <w:ins w:id="358" w:author="Raphael Malyankar" w:date="2024-09-04T17:22:00Z" w16du:dateUtc="2024-09-05T00:22:00Z">
              <w:r w:rsidRPr="00713A51">
                <w:rPr>
                  <w:sz w:val="18"/>
                  <w:szCs w:val="18"/>
                  <w:lang w:val="en-GB"/>
                </w:rPr>
                <w:t>ation Erro</w:t>
              </w:r>
              <w:r>
                <w:rPr>
                  <w:sz w:val="18"/>
                  <w:szCs w:val="18"/>
                  <w:lang w:val="en-GB"/>
                </w:rPr>
                <w:t>r</w:t>
              </w:r>
            </w:ins>
            <w:ins w:id="359" w:author="Raphael Malyankar" w:date="2024-09-04T17:26:00Z" w16du:dateUtc="2024-09-05T00:26:00Z">
              <w:r>
                <w:rPr>
                  <w:sz w:val="18"/>
                  <w:szCs w:val="18"/>
                  <w:lang w:val="en-GB"/>
                </w:rPr>
                <w:t xml:space="preserve"> (2</w:t>
              </w:r>
            </w:ins>
            <w:ins w:id="360" w:author="Raphael Malyankar" w:date="2024-09-04T17:30:00Z" w16du:dateUtc="2024-09-05T00:30:00Z">
              <w:r w:rsidR="00130039">
                <w:rPr>
                  <w:rFonts w:cs="Arial"/>
                  <w:sz w:val="18"/>
                  <w:szCs w:val="18"/>
                  <w:lang w:val="en-GB"/>
                </w:rPr>
                <w:t>σ RMSE)</w:t>
              </w:r>
            </w:ins>
          </w:p>
        </w:tc>
        <w:tc>
          <w:tcPr>
            <w:tcW w:w="0" w:type="auto"/>
          </w:tcPr>
          <w:p w14:paraId="07485D03" w14:textId="77777777" w:rsidR="00713A51" w:rsidRDefault="00713A51">
            <w:pPr>
              <w:spacing w:before="60" w:after="60" w:line="240" w:lineRule="auto"/>
              <w:jc w:val="left"/>
              <w:rPr>
                <w:ins w:id="361" w:author="Raphael Malyankar" w:date="2024-09-04T17:26:00Z" w16du:dateUtc="2024-09-05T00:26:00Z"/>
                <w:sz w:val="18"/>
                <w:szCs w:val="18"/>
                <w:lang w:val="en-GB"/>
              </w:rPr>
              <w:pPrChange w:id="362" w:author="Raphael Malyankar" w:date="2024-09-04T17:35:00Z" w16du:dateUtc="2024-09-05T00:35:00Z">
                <w:pPr>
                  <w:spacing w:before="60" w:after="60" w:line="240" w:lineRule="auto"/>
                </w:pPr>
              </w:pPrChange>
            </w:pPr>
            <w:ins w:id="363" w:author="Raphael Malyankar" w:date="2024-09-04T17:25:00Z" w16du:dateUtc="2024-09-05T00:25:00Z">
              <w:r>
                <w:rPr>
                  <w:sz w:val="18"/>
                  <w:szCs w:val="18"/>
                  <w:lang w:val="en-GB"/>
                </w:rPr>
                <w:t>Sensor</w:t>
              </w:r>
            </w:ins>
            <w:ins w:id="364" w:author="Raphael Malyankar" w:date="2024-09-04T17:26:00Z" w16du:dateUtc="2024-09-05T00:26:00Z">
              <w:r>
                <w:rPr>
                  <w:sz w:val="18"/>
                  <w:szCs w:val="18"/>
                  <w:lang w:val="en-GB"/>
                </w:rPr>
                <w:t>’s manual</w:t>
              </w:r>
            </w:ins>
          </w:p>
          <w:p w14:paraId="6E066E5E" w14:textId="77777777" w:rsidR="00713A51" w:rsidRDefault="00713A51">
            <w:pPr>
              <w:spacing w:before="60" w:after="60" w:line="240" w:lineRule="auto"/>
              <w:jc w:val="left"/>
              <w:rPr>
                <w:ins w:id="365" w:author="Raphael Malyankar" w:date="2024-09-04T17:26:00Z" w16du:dateUtc="2024-09-05T00:26:00Z"/>
                <w:sz w:val="18"/>
                <w:szCs w:val="18"/>
                <w:lang w:val="en-GB"/>
              </w:rPr>
              <w:pPrChange w:id="366" w:author="Raphael Malyankar" w:date="2024-09-04T17:35:00Z" w16du:dateUtc="2024-09-05T00:35:00Z">
                <w:pPr>
                  <w:spacing w:before="60" w:after="60" w:line="240" w:lineRule="auto"/>
                </w:pPr>
              </w:pPrChange>
            </w:pPr>
            <w:ins w:id="367" w:author="Raphael Malyankar" w:date="2024-09-04T17:26:00Z" w16du:dateUtc="2024-09-05T00:26:00Z">
              <w:r>
                <w:rPr>
                  <w:sz w:val="18"/>
                  <w:szCs w:val="18"/>
                  <w:lang w:val="en-GB"/>
                </w:rPr>
                <w:t>Sensor’s manual</w:t>
              </w:r>
            </w:ins>
          </w:p>
          <w:p w14:paraId="585CAE4D" w14:textId="3B96C752" w:rsidR="00713A51" w:rsidRPr="003A655F" w:rsidRDefault="00713A51">
            <w:pPr>
              <w:spacing w:before="60" w:after="60" w:line="240" w:lineRule="auto"/>
              <w:jc w:val="left"/>
              <w:rPr>
                <w:sz w:val="18"/>
                <w:szCs w:val="18"/>
                <w:lang w:val="en-GB"/>
              </w:rPr>
              <w:pPrChange w:id="368" w:author="Raphael Malyankar" w:date="2024-09-04T17:35:00Z" w16du:dateUtc="2024-09-05T00:35:00Z">
                <w:pPr>
                  <w:spacing w:before="60" w:after="60" w:line="240" w:lineRule="auto"/>
                </w:pPr>
              </w:pPrChange>
            </w:pPr>
            <w:ins w:id="369" w:author="Raphael Malyankar" w:date="2024-09-04T17:26:00Z" w16du:dateUtc="2024-09-05T00:26:00Z">
              <w:r>
                <w:rPr>
                  <w:sz w:val="18"/>
                  <w:szCs w:val="18"/>
                  <w:lang w:val="en-GB"/>
                </w:rPr>
                <w:t>Van de Casteele test</w:t>
              </w:r>
            </w:ins>
          </w:p>
        </w:tc>
      </w:tr>
      <w:tr w:rsidR="00130039" w:rsidRPr="003A655F" w14:paraId="1D7F2DF9" w14:textId="7697ADE4" w:rsidTr="00CA180D">
        <w:trPr>
          <w:cantSplit/>
          <w:jc w:val="center"/>
        </w:trPr>
        <w:tc>
          <w:tcPr>
            <w:tcW w:w="0" w:type="auto"/>
          </w:tcPr>
          <w:p w14:paraId="51094EE2" w14:textId="2907CF5B" w:rsidR="00713A51" w:rsidRPr="003A655F" w:rsidRDefault="00713A51">
            <w:pPr>
              <w:spacing w:before="60" w:after="60" w:line="240" w:lineRule="auto"/>
              <w:jc w:val="left"/>
              <w:rPr>
                <w:sz w:val="18"/>
                <w:szCs w:val="18"/>
                <w:lang w:val="en-GB"/>
              </w:rPr>
              <w:pPrChange w:id="370" w:author="Raphael Malyankar" w:date="2024-09-04T17:35:00Z" w16du:dateUtc="2024-09-05T00:35:00Z">
                <w:pPr>
                  <w:spacing w:before="60" w:after="60" w:line="240" w:lineRule="auto"/>
                </w:pPr>
              </w:pPrChange>
            </w:pPr>
            <w:r w:rsidRPr="003A655F">
              <w:rPr>
                <w:sz w:val="18"/>
                <w:szCs w:val="18"/>
                <w:lang w:val="en-GB"/>
              </w:rPr>
              <w:t>Predicted/forecast Water level</w:t>
            </w:r>
          </w:p>
        </w:tc>
        <w:tc>
          <w:tcPr>
            <w:tcW w:w="0" w:type="auto"/>
          </w:tcPr>
          <w:p w14:paraId="03DBD53D" w14:textId="77777777" w:rsidR="00713A51" w:rsidRPr="003A655F" w:rsidRDefault="00713A51">
            <w:pPr>
              <w:spacing w:before="60" w:after="60" w:line="240" w:lineRule="auto"/>
              <w:jc w:val="left"/>
              <w:rPr>
                <w:sz w:val="18"/>
                <w:szCs w:val="18"/>
                <w:lang w:val="en-GB"/>
              </w:rPr>
              <w:pPrChange w:id="371" w:author="Raphael Malyankar" w:date="2024-09-04T17:35:00Z" w16du:dateUtc="2024-09-05T00:35:00Z">
                <w:pPr>
                  <w:spacing w:before="60" w:after="60" w:line="240" w:lineRule="auto"/>
                </w:pPr>
              </w:pPrChange>
            </w:pPr>
            <w:r w:rsidRPr="003A655F">
              <w:rPr>
                <w:sz w:val="18"/>
                <w:szCs w:val="18"/>
                <w:lang w:val="en-GB"/>
              </w:rPr>
              <w:t>Quality of input data</w:t>
            </w:r>
          </w:p>
          <w:p w14:paraId="553CD159" w14:textId="77777777" w:rsidR="00713A51" w:rsidRPr="003A655F" w:rsidRDefault="00713A51">
            <w:pPr>
              <w:spacing w:before="60" w:after="60" w:line="240" w:lineRule="auto"/>
              <w:jc w:val="left"/>
              <w:rPr>
                <w:sz w:val="18"/>
                <w:szCs w:val="18"/>
                <w:lang w:val="en-GB"/>
              </w:rPr>
              <w:pPrChange w:id="372" w:author="Raphael Malyankar" w:date="2024-09-04T17:35:00Z" w16du:dateUtc="2024-09-05T00:35:00Z">
                <w:pPr>
                  <w:spacing w:before="60" w:after="60" w:line="240" w:lineRule="auto"/>
                </w:pPr>
              </w:pPrChange>
            </w:pPr>
            <w:r w:rsidRPr="003A655F">
              <w:rPr>
                <w:sz w:val="18"/>
                <w:szCs w:val="18"/>
                <w:lang w:val="en-GB"/>
              </w:rPr>
              <w:t>Timeliness of input data</w:t>
            </w:r>
          </w:p>
          <w:p w14:paraId="19381EAC" w14:textId="77777777" w:rsidR="00713A51" w:rsidRPr="003A655F" w:rsidRDefault="00713A51">
            <w:pPr>
              <w:spacing w:before="60" w:after="60" w:line="240" w:lineRule="auto"/>
              <w:jc w:val="left"/>
              <w:rPr>
                <w:sz w:val="18"/>
                <w:szCs w:val="18"/>
                <w:lang w:val="en-GB"/>
              </w:rPr>
              <w:pPrChange w:id="373" w:author="Raphael Malyankar" w:date="2024-09-04T17:35:00Z" w16du:dateUtc="2024-09-05T00:35:00Z">
                <w:pPr>
                  <w:spacing w:before="60" w:after="60" w:line="240" w:lineRule="auto"/>
                </w:pPr>
              </w:pPrChange>
            </w:pPr>
            <w:r w:rsidRPr="003A655F">
              <w:rPr>
                <w:sz w:val="18"/>
                <w:szCs w:val="18"/>
                <w:lang w:val="en-GB"/>
              </w:rPr>
              <w:t>Mathematical modelling techniques</w:t>
            </w:r>
          </w:p>
          <w:p w14:paraId="6D241D26" w14:textId="18FD7013" w:rsidR="00713A51" w:rsidRPr="003A655F" w:rsidRDefault="00713A51">
            <w:pPr>
              <w:spacing w:before="60" w:after="60" w:line="240" w:lineRule="auto"/>
              <w:jc w:val="left"/>
              <w:rPr>
                <w:sz w:val="18"/>
                <w:szCs w:val="18"/>
                <w:lang w:val="en-GB"/>
              </w:rPr>
              <w:pPrChange w:id="374" w:author="Raphael Malyankar" w:date="2024-09-04T17:35:00Z" w16du:dateUtc="2024-09-05T00:35:00Z">
                <w:pPr>
                  <w:spacing w:before="60" w:after="60" w:line="240" w:lineRule="auto"/>
                </w:pPr>
              </w:pPrChange>
            </w:pPr>
            <w:r w:rsidRPr="003A655F">
              <w:rPr>
                <w:sz w:val="18"/>
                <w:szCs w:val="18"/>
                <w:lang w:val="en-GB"/>
              </w:rPr>
              <w:t>Accuracy of harmonic constants</w:t>
            </w:r>
          </w:p>
        </w:tc>
        <w:tc>
          <w:tcPr>
            <w:tcW w:w="0" w:type="auto"/>
          </w:tcPr>
          <w:p w14:paraId="7F0D0BC5" w14:textId="77777777" w:rsidR="00713A51" w:rsidRDefault="00130039">
            <w:pPr>
              <w:spacing w:before="60" w:after="60" w:line="240" w:lineRule="auto"/>
              <w:jc w:val="left"/>
              <w:rPr>
                <w:ins w:id="375" w:author="Raphael Malyankar" w:date="2024-09-04T17:30:00Z" w16du:dateUtc="2024-09-05T00:30:00Z"/>
                <w:sz w:val="18"/>
                <w:szCs w:val="18"/>
                <w:lang w:val="en-GB"/>
              </w:rPr>
              <w:pPrChange w:id="376" w:author="Raphael Malyankar" w:date="2024-09-04T17:35:00Z" w16du:dateUtc="2024-09-05T00:35:00Z">
                <w:pPr>
                  <w:spacing w:before="60" w:after="60" w:line="240" w:lineRule="auto"/>
                </w:pPr>
              </w:pPrChange>
            </w:pPr>
            <w:ins w:id="377" w:author="Raphael Malyankar" w:date="2024-09-04T17:30:00Z" w16du:dateUtc="2024-09-05T00:30:00Z">
              <w:r>
                <w:rPr>
                  <w:sz w:val="18"/>
                  <w:szCs w:val="18"/>
                  <w:lang w:val="en-GB"/>
                </w:rPr>
                <w:t>Van de Casteele test</w:t>
              </w:r>
            </w:ins>
          </w:p>
          <w:p w14:paraId="00C76CED" w14:textId="77777777" w:rsidR="00130039" w:rsidRDefault="00130039">
            <w:pPr>
              <w:spacing w:before="60" w:after="60" w:line="240" w:lineRule="auto"/>
              <w:jc w:val="left"/>
              <w:rPr>
                <w:ins w:id="378" w:author="Raphael Malyankar" w:date="2024-09-04T17:30:00Z" w16du:dateUtc="2024-09-05T00:30:00Z"/>
                <w:sz w:val="18"/>
                <w:szCs w:val="18"/>
                <w:lang w:val="en-GB"/>
              </w:rPr>
              <w:pPrChange w:id="379" w:author="Raphael Malyankar" w:date="2024-09-04T17:35:00Z" w16du:dateUtc="2024-09-05T00:35:00Z">
                <w:pPr>
                  <w:spacing w:before="60" w:after="60" w:line="240" w:lineRule="auto"/>
                </w:pPr>
              </w:pPrChange>
            </w:pPr>
            <w:ins w:id="380" w:author="Raphael Malyankar" w:date="2024-09-04T17:30:00Z" w16du:dateUtc="2024-09-05T00:30:00Z">
              <w:r>
                <w:rPr>
                  <w:sz w:val="18"/>
                  <w:szCs w:val="18"/>
                  <w:lang w:val="en-GB"/>
                </w:rPr>
                <w:t>Bodnard test</w:t>
              </w:r>
            </w:ins>
          </w:p>
          <w:p w14:paraId="266A6906" w14:textId="1467A44F" w:rsidR="00130039" w:rsidRDefault="00130039">
            <w:pPr>
              <w:spacing w:before="60" w:after="60" w:line="240" w:lineRule="auto"/>
              <w:jc w:val="left"/>
              <w:rPr>
                <w:ins w:id="381" w:author="Raphael Malyankar" w:date="2024-09-04T17:31:00Z" w16du:dateUtc="2024-09-05T00:31:00Z"/>
                <w:sz w:val="18"/>
                <w:szCs w:val="18"/>
                <w:lang w:val="en-GB"/>
              </w:rPr>
              <w:pPrChange w:id="382" w:author="Raphael Malyankar" w:date="2024-09-04T17:35:00Z" w16du:dateUtc="2024-09-05T00:35:00Z">
                <w:pPr>
                  <w:spacing w:before="60" w:after="60" w:line="240" w:lineRule="auto"/>
                </w:pPr>
              </w:pPrChange>
            </w:pPr>
            <w:ins w:id="383" w:author="Raphael Malyankar" w:date="2024-09-04T17:30:00Z" w16du:dateUtc="2024-09-05T00:30:00Z">
              <w:r>
                <w:rPr>
                  <w:sz w:val="18"/>
                  <w:szCs w:val="18"/>
                  <w:lang w:val="en-GB"/>
                </w:rPr>
                <w:t xml:space="preserve">Harmonic </w:t>
              </w:r>
            </w:ins>
            <w:ins w:id="384" w:author="Raphael Malyankar" w:date="2024-09-04T17:31:00Z" w16du:dateUtc="2024-09-05T00:31:00Z">
              <w:r>
                <w:rPr>
                  <w:sz w:val="18"/>
                  <w:szCs w:val="18"/>
                  <w:lang w:val="en-GB"/>
                </w:rPr>
                <w:t>analysis report</w:t>
              </w:r>
            </w:ins>
            <w:ins w:id="385" w:author="Raphael Malyankar" w:date="2024-09-04T17:34:00Z" w16du:dateUtc="2024-09-05T00:34:00Z">
              <w:r>
                <w:rPr>
                  <w:sz w:val="18"/>
                  <w:szCs w:val="18"/>
                  <w:lang w:val="en-GB"/>
                </w:rPr>
                <w:t xml:space="preserve"> </w:t>
              </w:r>
            </w:ins>
            <w:ins w:id="386" w:author="Raphael Malyankar" w:date="2024-09-04T17:33:00Z" w16du:dateUtc="2024-09-05T00:33:00Z">
              <w:r>
                <w:rPr>
                  <w:sz w:val="18"/>
                  <w:szCs w:val="18"/>
                  <w:lang w:val="en-GB"/>
                </w:rPr>
                <w:t>/</w:t>
              </w:r>
            </w:ins>
            <w:ins w:id="387" w:author="Raphael Malyankar" w:date="2024-09-04T17:34:00Z" w16du:dateUtc="2024-09-05T00:34:00Z">
              <w:r>
                <w:rPr>
                  <w:sz w:val="18"/>
                  <w:szCs w:val="18"/>
                  <w:lang w:val="en-GB"/>
                </w:rPr>
                <w:t xml:space="preserve"> Hydrodynamic model report</w:t>
              </w:r>
            </w:ins>
          </w:p>
          <w:p w14:paraId="33F6EF93" w14:textId="787D1A59" w:rsidR="00130039" w:rsidRPr="003A655F" w:rsidRDefault="00130039">
            <w:pPr>
              <w:spacing w:before="60" w:after="60" w:line="240" w:lineRule="auto"/>
              <w:jc w:val="left"/>
              <w:rPr>
                <w:sz w:val="18"/>
                <w:szCs w:val="18"/>
                <w:lang w:val="en-GB"/>
              </w:rPr>
              <w:pPrChange w:id="388" w:author="Raphael Malyankar" w:date="2024-09-04T17:35:00Z" w16du:dateUtc="2024-09-05T00:35:00Z">
                <w:pPr>
                  <w:spacing w:before="60" w:after="60" w:line="240" w:lineRule="auto"/>
                </w:pPr>
              </w:pPrChange>
            </w:pPr>
            <w:ins w:id="389" w:author="Raphael Malyankar" w:date="2024-09-04T17:31:00Z" w16du:dateUtc="2024-09-05T00:31:00Z">
              <w:r>
                <w:rPr>
                  <w:sz w:val="18"/>
                  <w:szCs w:val="18"/>
                  <w:lang w:val="en-GB"/>
                </w:rPr>
                <w:t>Harmonic analysis report</w:t>
              </w:r>
            </w:ins>
          </w:p>
        </w:tc>
      </w:tr>
      <w:tr w:rsidR="00130039" w:rsidRPr="003A655F" w14:paraId="07FC2AE0" w14:textId="2351BC09" w:rsidTr="00CA180D">
        <w:trPr>
          <w:cantSplit/>
          <w:jc w:val="center"/>
        </w:trPr>
        <w:tc>
          <w:tcPr>
            <w:tcW w:w="0" w:type="auto"/>
          </w:tcPr>
          <w:p w14:paraId="379B896F" w14:textId="77777777" w:rsidR="00713A51" w:rsidRPr="003A655F" w:rsidRDefault="00713A51">
            <w:pPr>
              <w:spacing w:before="60" w:after="60" w:line="240" w:lineRule="auto"/>
              <w:jc w:val="left"/>
              <w:rPr>
                <w:sz w:val="18"/>
                <w:szCs w:val="18"/>
                <w:lang w:val="en-GB"/>
              </w:rPr>
              <w:pPrChange w:id="390" w:author="Raphael Malyankar" w:date="2024-09-04T17:35:00Z" w16du:dateUtc="2024-09-05T00:35:00Z">
                <w:pPr>
                  <w:spacing w:before="60" w:after="60" w:line="240" w:lineRule="auto"/>
                </w:pPr>
              </w:pPrChange>
            </w:pPr>
            <w:r w:rsidRPr="003A655F">
              <w:rPr>
                <w:sz w:val="18"/>
                <w:szCs w:val="18"/>
                <w:lang w:val="en-GB"/>
              </w:rPr>
              <w:t>Horizontal Position</w:t>
            </w:r>
          </w:p>
        </w:tc>
        <w:tc>
          <w:tcPr>
            <w:tcW w:w="0" w:type="auto"/>
          </w:tcPr>
          <w:p w14:paraId="15481EF1" w14:textId="77777777" w:rsidR="00713A51" w:rsidRPr="003A655F" w:rsidRDefault="00713A51">
            <w:pPr>
              <w:spacing w:before="60" w:after="60" w:line="240" w:lineRule="auto"/>
              <w:jc w:val="left"/>
              <w:rPr>
                <w:sz w:val="18"/>
                <w:szCs w:val="18"/>
                <w:lang w:val="en-GB"/>
              </w:rPr>
              <w:pPrChange w:id="391" w:author="Raphael Malyankar" w:date="2024-09-04T17:35:00Z" w16du:dateUtc="2024-09-05T00:35:00Z">
                <w:pPr>
                  <w:spacing w:before="60" w:after="60" w:line="240" w:lineRule="auto"/>
                </w:pPr>
              </w:pPrChange>
            </w:pPr>
            <w:r w:rsidRPr="003A655F">
              <w:rPr>
                <w:sz w:val="18"/>
                <w:szCs w:val="18"/>
                <w:lang w:val="en-GB"/>
              </w:rPr>
              <w:t>Accuracy of geolocation techniques</w:t>
            </w:r>
          </w:p>
          <w:p w14:paraId="64F43759" w14:textId="340289BE" w:rsidR="00713A51" w:rsidRPr="003A655F" w:rsidRDefault="00713A51">
            <w:pPr>
              <w:spacing w:before="60" w:after="60" w:line="240" w:lineRule="auto"/>
              <w:jc w:val="left"/>
              <w:rPr>
                <w:sz w:val="18"/>
                <w:szCs w:val="18"/>
                <w:lang w:val="en-GB"/>
              </w:rPr>
              <w:pPrChange w:id="392" w:author="Raphael Malyankar" w:date="2024-09-04T17:35:00Z" w16du:dateUtc="2024-09-05T00:35:00Z">
                <w:pPr>
                  <w:spacing w:before="60" w:after="60" w:line="240" w:lineRule="auto"/>
                </w:pPr>
              </w:pPrChange>
            </w:pPr>
            <w:r w:rsidRPr="003A655F">
              <w:rPr>
                <w:sz w:val="18"/>
                <w:szCs w:val="18"/>
                <w:lang w:val="en-GB"/>
              </w:rPr>
              <w:t>Model grid accuracy</w:t>
            </w:r>
          </w:p>
        </w:tc>
        <w:tc>
          <w:tcPr>
            <w:tcW w:w="0" w:type="auto"/>
          </w:tcPr>
          <w:p w14:paraId="380BD6BE" w14:textId="77777777" w:rsidR="00713A51" w:rsidRDefault="00130039">
            <w:pPr>
              <w:spacing w:before="60" w:after="60" w:line="240" w:lineRule="auto"/>
              <w:jc w:val="left"/>
              <w:rPr>
                <w:ins w:id="393" w:author="Raphael Malyankar" w:date="2024-09-04T17:31:00Z" w16du:dateUtc="2024-09-05T00:31:00Z"/>
                <w:sz w:val="18"/>
                <w:szCs w:val="18"/>
                <w:lang w:val="en-GB"/>
              </w:rPr>
              <w:pPrChange w:id="394" w:author="Raphael Malyankar" w:date="2024-09-04T17:35:00Z" w16du:dateUtc="2024-09-05T00:35:00Z">
                <w:pPr>
                  <w:spacing w:before="60" w:after="60" w:line="240" w:lineRule="auto"/>
                </w:pPr>
              </w:pPrChange>
            </w:pPr>
            <w:ins w:id="395" w:author="Raphael Malyankar" w:date="2024-09-04T17:31:00Z" w16du:dateUtc="2024-09-05T00:31:00Z">
              <w:r>
                <w:rPr>
                  <w:sz w:val="18"/>
                  <w:szCs w:val="18"/>
                  <w:lang w:val="en-GB"/>
                </w:rPr>
                <w:t>Hydrodynamic model report</w:t>
              </w:r>
            </w:ins>
          </w:p>
          <w:p w14:paraId="11A772C0" w14:textId="309AF79B" w:rsidR="00130039" w:rsidRPr="003A655F" w:rsidRDefault="00130039">
            <w:pPr>
              <w:spacing w:before="60" w:after="60" w:line="240" w:lineRule="auto"/>
              <w:jc w:val="left"/>
              <w:rPr>
                <w:sz w:val="18"/>
                <w:szCs w:val="18"/>
                <w:lang w:val="en-GB"/>
              </w:rPr>
              <w:pPrChange w:id="396" w:author="Raphael Malyankar" w:date="2024-09-04T17:35:00Z" w16du:dateUtc="2024-09-05T00:35:00Z">
                <w:pPr>
                  <w:spacing w:before="60" w:after="60" w:line="240" w:lineRule="auto"/>
                </w:pPr>
              </w:pPrChange>
            </w:pPr>
            <w:ins w:id="397" w:author="Raphael Malyankar" w:date="2024-09-04T17:31:00Z" w16du:dateUtc="2024-09-05T00:31:00Z">
              <w:r>
                <w:rPr>
                  <w:sz w:val="18"/>
                  <w:szCs w:val="18"/>
                  <w:lang w:val="en-GB"/>
                </w:rPr>
                <w:t>Hydrodynamic model report</w:t>
              </w:r>
            </w:ins>
          </w:p>
        </w:tc>
      </w:tr>
      <w:tr w:rsidR="00130039" w:rsidRPr="003A655F" w14:paraId="6B5C4F20" w14:textId="5FE9DC2E" w:rsidTr="00CA180D">
        <w:trPr>
          <w:cantSplit/>
          <w:jc w:val="center"/>
        </w:trPr>
        <w:tc>
          <w:tcPr>
            <w:tcW w:w="0" w:type="auto"/>
          </w:tcPr>
          <w:p w14:paraId="1B91C404" w14:textId="77777777" w:rsidR="00713A51" w:rsidRPr="003A655F" w:rsidRDefault="00713A51">
            <w:pPr>
              <w:spacing w:before="60" w:after="60" w:line="240" w:lineRule="auto"/>
              <w:jc w:val="left"/>
              <w:rPr>
                <w:sz w:val="18"/>
                <w:szCs w:val="18"/>
                <w:lang w:val="en-GB"/>
              </w:rPr>
              <w:pPrChange w:id="398" w:author="Raphael Malyankar" w:date="2024-09-04T17:35:00Z" w16du:dateUtc="2024-09-05T00:35:00Z">
                <w:pPr>
                  <w:spacing w:before="60" w:after="60" w:line="240" w:lineRule="auto"/>
                </w:pPr>
              </w:pPrChange>
            </w:pPr>
            <w:r w:rsidRPr="003A655F">
              <w:rPr>
                <w:sz w:val="18"/>
                <w:szCs w:val="18"/>
                <w:lang w:val="en-GB"/>
              </w:rPr>
              <w:t>Vertical Position</w:t>
            </w:r>
          </w:p>
        </w:tc>
        <w:tc>
          <w:tcPr>
            <w:tcW w:w="0" w:type="auto"/>
          </w:tcPr>
          <w:p w14:paraId="42199B01" w14:textId="77777777" w:rsidR="00713A51" w:rsidRPr="003A655F" w:rsidRDefault="00713A51">
            <w:pPr>
              <w:spacing w:before="60" w:after="60" w:line="240" w:lineRule="auto"/>
              <w:jc w:val="left"/>
              <w:rPr>
                <w:sz w:val="18"/>
                <w:szCs w:val="18"/>
                <w:lang w:val="en-GB"/>
              </w:rPr>
              <w:pPrChange w:id="399" w:author="Raphael Malyankar" w:date="2024-09-04T17:35:00Z" w16du:dateUtc="2024-09-05T00:35:00Z">
                <w:pPr>
                  <w:spacing w:before="60" w:after="60" w:line="240" w:lineRule="auto"/>
                </w:pPr>
              </w:pPrChange>
            </w:pPr>
            <w:r w:rsidRPr="003A655F">
              <w:rPr>
                <w:sz w:val="18"/>
                <w:szCs w:val="18"/>
                <w:lang w:val="en-GB"/>
              </w:rPr>
              <w:t>Accuracy of vertical datum</w:t>
            </w:r>
          </w:p>
        </w:tc>
        <w:tc>
          <w:tcPr>
            <w:tcW w:w="0" w:type="auto"/>
          </w:tcPr>
          <w:p w14:paraId="29B0C5E7" w14:textId="15355F72" w:rsidR="00713A51" w:rsidRPr="003A655F" w:rsidRDefault="00130039">
            <w:pPr>
              <w:spacing w:before="60" w:after="60" w:line="240" w:lineRule="auto"/>
              <w:jc w:val="left"/>
              <w:rPr>
                <w:sz w:val="18"/>
                <w:szCs w:val="18"/>
                <w:lang w:val="en-GB"/>
              </w:rPr>
              <w:pPrChange w:id="400" w:author="Raphael Malyankar" w:date="2024-09-04T17:35:00Z" w16du:dateUtc="2024-09-05T00:35:00Z">
                <w:pPr>
                  <w:spacing w:before="60" w:after="60" w:line="240" w:lineRule="auto"/>
                </w:pPr>
              </w:pPrChange>
            </w:pPr>
            <w:ins w:id="401" w:author="Raphael Malyankar" w:date="2024-09-04T17:31:00Z" w16du:dateUtc="2024-09-05T00:31:00Z">
              <w:r>
                <w:rPr>
                  <w:sz w:val="18"/>
                  <w:szCs w:val="18"/>
                  <w:lang w:val="en-GB"/>
                </w:rPr>
                <w:t>Quality control analysis</w:t>
              </w:r>
            </w:ins>
          </w:p>
        </w:tc>
      </w:tr>
      <w:tr w:rsidR="00130039" w:rsidRPr="003A655F" w14:paraId="416DF749" w14:textId="7DA4E5B0" w:rsidTr="00CA180D">
        <w:trPr>
          <w:cantSplit/>
          <w:jc w:val="center"/>
        </w:trPr>
        <w:tc>
          <w:tcPr>
            <w:tcW w:w="0" w:type="auto"/>
          </w:tcPr>
          <w:p w14:paraId="4F546FB1" w14:textId="77777777" w:rsidR="00713A51" w:rsidRPr="003A655F" w:rsidRDefault="00713A51">
            <w:pPr>
              <w:spacing w:before="60" w:after="60" w:line="240" w:lineRule="auto"/>
              <w:jc w:val="left"/>
              <w:rPr>
                <w:sz w:val="18"/>
                <w:szCs w:val="18"/>
                <w:lang w:val="en-GB"/>
              </w:rPr>
              <w:pPrChange w:id="402" w:author="Raphael Malyankar" w:date="2024-09-04T17:35:00Z" w16du:dateUtc="2024-09-05T00:35:00Z">
                <w:pPr>
                  <w:spacing w:before="60" w:after="60" w:line="240" w:lineRule="auto"/>
                </w:pPr>
              </w:pPrChange>
            </w:pPr>
            <w:r w:rsidRPr="003A655F">
              <w:rPr>
                <w:sz w:val="18"/>
                <w:szCs w:val="18"/>
                <w:lang w:val="en-GB"/>
              </w:rPr>
              <w:t>Time stamp</w:t>
            </w:r>
          </w:p>
        </w:tc>
        <w:tc>
          <w:tcPr>
            <w:tcW w:w="0" w:type="auto"/>
          </w:tcPr>
          <w:p w14:paraId="150D8882" w14:textId="77777777" w:rsidR="00713A51" w:rsidRPr="003A655F" w:rsidRDefault="00713A51">
            <w:pPr>
              <w:spacing w:before="60" w:after="60" w:line="240" w:lineRule="auto"/>
              <w:jc w:val="left"/>
              <w:rPr>
                <w:sz w:val="18"/>
                <w:szCs w:val="18"/>
                <w:lang w:val="en-GB"/>
              </w:rPr>
              <w:pPrChange w:id="403" w:author="Raphael Malyankar" w:date="2024-09-04T17:35:00Z" w16du:dateUtc="2024-09-05T00:35:00Z">
                <w:pPr>
                  <w:spacing w:before="60" w:after="60" w:line="240" w:lineRule="auto"/>
                </w:pPr>
              </w:pPrChange>
            </w:pPr>
            <w:r w:rsidRPr="003A655F">
              <w:rPr>
                <w:sz w:val="18"/>
                <w:szCs w:val="18"/>
                <w:lang w:val="en-GB"/>
              </w:rPr>
              <w:t>Sensor accuracy</w:t>
            </w:r>
          </w:p>
          <w:p w14:paraId="754DB6E2" w14:textId="194D9974" w:rsidR="00713A51" w:rsidRPr="003A655F" w:rsidRDefault="00713A51">
            <w:pPr>
              <w:spacing w:before="60" w:after="60" w:line="240" w:lineRule="auto"/>
              <w:jc w:val="left"/>
              <w:rPr>
                <w:sz w:val="18"/>
                <w:szCs w:val="18"/>
                <w:lang w:val="en-GB"/>
              </w:rPr>
              <w:pPrChange w:id="404" w:author="Raphael Malyankar" w:date="2024-09-04T17:35:00Z" w16du:dateUtc="2024-09-05T00:35:00Z">
                <w:pPr>
                  <w:spacing w:before="60" w:after="60" w:line="240" w:lineRule="auto"/>
                </w:pPr>
              </w:pPrChange>
            </w:pPr>
            <w:r w:rsidRPr="003A655F">
              <w:rPr>
                <w:sz w:val="18"/>
                <w:szCs w:val="18"/>
                <w:lang w:val="en-GB"/>
              </w:rPr>
              <w:t>Data time tagging accuracy</w:t>
            </w:r>
          </w:p>
        </w:tc>
        <w:tc>
          <w:tcPr>
            <w:tcW w:w="0" w:type="auto"/>
          </w:tcPr>
          <w:p w14:paraId="09201E06" w14:textId="77777777" w:rsidR="00713A51" w:rsidRDefault="00130039">
            <w:pPr>
              <w:spacing w:before="60" w:after="60" w:line="240" w:lineRule="auto"/>
              <w:jc w:val="left"/>
              <w:rPr>
                <w:ins w:id="405" w:author="Raphael Malyankar" w:date="2024-09-04T17:32:00Z" w16du:dateUtc="2024-09-05T00:32:00Z"/>
                <w:sz w:val="18"/>
                <w:szCs w:val="18"/>
                <w:lang w:val="en-GB"/>
              </w:rPr>
              <w:pPrChange w:id="406" w:author="Raphael Malyankar" w:date="2024-09-04T17:35:00Z" w16du:dateUtc="2024-09-05T00:35:00Z">
                <w:pPr>
                  <w:spacing w:before="60" w:after="60" w:line="240" w:lineRule="auto"/>
                </w:pPr>
              </w:pPrChange>
            </w:pPr>
            <w:ins w:id="407" w:author="Raphael Malyankar" w:date="2024-09-04T17:32:00Z" w16du:dateUtc="2024-09-05T00:32:00Z">
              <w:r>
                <w:rPr>
                  <w:sz w:val="18"/>
                  <w:szCs w:val="18"/>
                  <w:lang w:val="en-GB"/>
                </w:rPr>
                <w:t>Sensor’s manual</w:t>
              </w:r>
            </w:ins>
          </w:p>
          <w:p w14:paraId="3A0C88AC" w14:textId="33FD2842" w:rsidR="00130039" w:rsidRPr="003A655F" w:rsidRDefault="00130039">
            <w:pPr>
              <w:spacing w:before="60" w:after="60" w:line="240" w:lineRule="auto"/>
              <w:jc w:val="left"/>
              <w:rPr>
                <w:sz w:val="18"/>
                <w:szCs w:val="18"/>
                <w:lang w:val="en-GB"/>
              </w:rPr>
              <w:pPrChange w:id="408" w:author="Raphael Malyankar" w:date="2024-09-04T17:35:00Z" w16du:dateUtc="2024-09-05T00:35:00Z">
                <w:pPr>
                  <w:spacing w:before="60" w:after="60" w:line="240" w:lineRule="auto"/>
                </w:pPr>
              </w:pPrChange>
            </w:pPr>
            <w:ins w:id="409" w:author="Raphael Malyankar" w:date="2024-09-04T17:32:00Z" w16du:dateUtc="2024-09-05T00:32:00Z">
              <w:r>
                <w:rPr>
                  <w:sz w:val="18"/>
                  <w:szCs w:val="18"/>
                  <w:lang w:val="en-GB"/>
                </w:rPr>
                <w:t>Sensor’s manual</w:t>
              </w:r>
            </w:ins>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lastRenderedPageBreak/>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r w:rsidRPr="003A655F">
        <w:rPr>
          <w:i/>
          <w:iCs/>
          <w:lang w:val="en-GB"/>
        </w:rPr>
        <w:t>horizontalPositionUncertainty</w:t>
      </w:r>
      <w:r w:rsidRPr="003A655F">
        <w:rPr>
          <w:lang w:val="en-GB"/>
        </w:rPr>
        <w:t xml:space="preserve">, </w:t>
      </w:r>
      <w:r w:rsidRPr="003A655F">
        <w:rPr>
          <w:i/>
          <w:iCs/>
          <w:lang w:val="en-GB"/>
        </w:rPr>
        <w:t>verticalUncertainty</w:t>
      </w:r>
      <w:r w:rsidRPr="003A655F">
        <w:rPr>
          <w:lang w:val="en-GB"/>
        </w:rPr>
        <w:t xml:space="preserve">, and </w:t>
      </w:r>
      <w:r w:rsidRPr="003A655F">
        <w:rPr>
          <w:i/>
          <w:iCs/>
          <w:lang w:val="en-GB"/>
        </w:rPr>
        <w:t>timeUncertainty</w:t>
      </w:r>
      <w:r w:rsidRPr="003A655F">
        <w:rPr>
          <w:lang w:val="en-GB"/>
        </w:rPr>
        <w:t xml:space="preserve">. The additional data quality measure for uncertainty in </w:t>
      </w:r>
      <w:r w:rsidR="00EE7E0E" w:rsidRPr="003A655F">
        <w:rPr>
          <w:i/>
          <w:iCs/>
          <w:lang w:val="en-GB"/>
        </w:rPr>
        <w:t>waterLevelHeight</w:t>
      </w:r>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410" w:name="_Toc167916566"/>
      <w:r w:rsidRPr="003A655F">
        <w:rPr>
          <w:lang w:val="en-GB"/>
        </w:rPr>
        <w:t>Validation checks</w:t>
      </w:r>
      <w:bookmarkEnd w:id="410"/>
    </w:p>
    <w:p w14:paraId="1D8D74D2" w14:textId="1380A0B6" w:rsidR="002C39BD" w:rsidRDefault="002C39BD" w:rsidP="00207243">
      <w:pPr>
        <w:spacing w:after="12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pPr>
        <w:pStyle w:val="ListParagraph"/>
        <w:numPr>
          <w:ilvl w:val="0"/>
          <w:numId w:val="61"/>
        </w:numPr>
        <w:spacing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411"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411"/>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412"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788F30B7" w14:textId="77777777" w:rsidR="00207243" w:rsidRPr="003A655F" w:rsidRDefault="00207243" w:rsidP="00207243">
      <w:pPr>
        <w:spacing w:after="120" w:line="240" w:lineRule="auto"/>
        <w:rPr>
          <w:lang w:val="en-GB"/>
        </w:rPr>
      </w:pP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413" w:name="_Toc70370339"/>
      <w:bookmarkStart w:id="414" w:name="_Toc70470788"/>
      <w:bookmarkStart w:id="415" w:name="_Toc75536912"/>
      <w:bookmarkStart w:id="416" w:name="_Toc75772596"/>
      <w:bookmarkStart w:id="417" w:name="_Toc75802432"/>
      <w:bookmarkStart w:id="418" w:name="_Toc75872782"/>
      <w:bookmarkStart w:id="419" w:name="_Toc75887534"/>
      <w:bookmarkStart w:id="420" w:name="_Toc75893264"/>
      <w:bookmarkStart w:id="421" w:name="_Toc75899676"/>
      <w:bookmarkStart w:id="422" w:name="_Toc70370340"/>
      <w:bookmarkStart w:id="423" w:name="_Toc70470789"/>
      <w:bookmarkStart w:id="424" w:name="_Toc75536913"/>
      <w:bookmarkStart w:id="425" w:name="_Toc75772597"/>
      <w:bookmarkStart w:id="426" w:name="_Toc75802433"/>
      <w:bookmarkStart w:id="427" w:name="_Toc75872783"/>
      <w:bookmarkStart w:id="428" w:name="_Toc75887535"/>
      <w:bookmarkStart w:id="429" w:name="_Toc75893265"/>
      <w:bookmarkStart w:id="430" w:name="_Toc75899677"/>
      <w:bookmarkStart w:id="431" w:name="_Toc528919190"/>
      <w:bookmarkStart w:id="432" w:name="_Toc528920634"/>
      <w:bookmarkStart w:id="433" w:name="_Toc528920743"/>
      <w:bookmarkStart w:id="434" w:name="_Toc528921120"/>
      <w:bookmarkStart w:id="435" w:name="_Toc528921229"/>
      <w:bookmarkStart w:id="436" w:name="_Toc528921453"/>
      <w:bookmarkStart w:id="437" w:name="_Toc528919191"/>
      <w:bookmarkStart w:id="438" w:name="_Toc528920635"/>
      <w:bookmarkStart w:id="439" w:name="_Toc528920744"/>
      <w:bookmarkStart w:id="440" w:name="_Toc528921121"/>
      <w:bookmarkStart w:id="441" w:name="_Toc528921230"/>
      <w:bookmarkStart w:id="442" w:name="_Toc528921454"/>
      <w:bookmarkStart w:id="443" w:name="_Toc225648349"/>
      <w:bookmarkStart w:id="444" w:name="_Toc225065206"/>
      <w:bookmarkStart w:id="445" w:name="_Toc523992710"/>
      <w:bookmarkStart w:id="446" w:name="_Toc167916567"/>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3A655F">
        <w:rPr>
          <w:lang w:val="en-GB"/>
        </w:rPr>
        <w:t>Data Capture and Classification</w:t>
      </w:r>
      <w:bookmarkEnd w:id="443"/>
      <w:bookmarkEnd w:id="444"/>
      <w:bookmarkEnd w:id="445"/>
      <w:bookmarkEnd w:id="446"/>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sub-sett</w:t>
      </w:r>
      <w:r w:rsidRPr="003A655F">
        <w:rPr>
          <w:lang w:val="en-GB"/>
        </w:rPr>
        <w:t>ed,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447" w:name="_Toc8629863"/>
      <w:bookmarkStart w:id="448" w:name="_Toc8629995"/>
      <w:bookmarkStart w:id="449" w:name="_Toc19077382"/>
      <w:bookmarkStart w:id="450" w:name="_Toc191284919"/>
      <w:bookmarkStart w:id="451" w:name="_Toc523992711"/>
      <w:bookmarkStart w:id="452" w:name="_Ref109223165"/>
      <w:bookmarkStart w:id="453" w:name="_Toc167916568"/>
      <w:bookmarkStart w:id="454" w:name="_Toc225648351"/>
      <w:bookmarkStart w:id="455" w:name="_Toc225065208"/>
      <w:bookmarkEnd w:id="447"/>
      <w:bookmarkEnd w:id="448"/>
      <w:bookmarkEnd w:id="449"/>
      <w:bookmarkEnd w:id="450"/>
      <w:r w:rsidRPr="003A655F">
        <w:rPr>
          <w:lang w:val="en-GB"/>
        </w:rPr>
        <w:t xml:space="preserve">Data </w:t>
      </w:r>
      <w:r w:rsidR="00207243" w:rsidRPr="003A655F">
        <w:rPr>
          <w:lang w:val="en-GB"/>
        </w:rPr>
        <w:t>s</w:t>
      </w:r>
      <w:r w:rsidRPr="003A655F">
        <w:rPr>
          <w:lang w:val="en-GB"/>
        </w:rPr>
        <w:t>ources</w:t>
      </w:r>
      <w:bookmarkEnd w:id="451"/>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452"/>
      <w:bookmarkEnd w:id="453"/>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456"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456"/>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ins w:id="457" w:author="Raphael Malyankar" w:date="2024-09-04T17:37:00Z" w16du:dateUtc="2024-09-05T00:37:00Z">
        <w:r w:rsidR="005B0244" w:rsidRPr="005B0244">
          <w:rPr>
            <w:lang w:val="en-GB"/>
          </w:rPr>
          <w:t xml:space="preserve">and if feasible interpolated or extrapolated values where </w:t>
        </w:r>
      </w:ins>
      <w:ins w:id="458" w:author="Raphael Malyankar" w:date="2024-09-04T18:52:00Z" w16du:dateUtc="2024-09-05T01:52:00Z">
        <w:r w:rsidR="00AF6466">
          <w:rPr>
            <w:lang w:val="en-GB"/>
          </w:rPr>
          <w:t>there are</w:t>
        </w:r>
      </w:ins>
      <w:ins w:id="459" w:author="Raphael Malyankar" w:date="2024-09-04T17:37:00Z" w16du:dateUtc="2024-09-05T00:37:00Z">
        <w:r w:rsidR="005B0244" w:rsidRPr="005B0244">
          <w:rPr>
            <w:lang w:val="en-GB"/>
          </w:rPr>
          <w:t xml:space="preserve"> no observations</w:t>
        </w:r>
      </w:ins>
      <w:ins w:id="460" w:author="Raphael Malyankar" w:date="2024-09-04T18:52:00Z" w16du:dateUtc="2024-09-05T01:52:00Z">
        <w:r w:rsidR="00AF6466">
          <w:rPr>
            <w:lang w:val="en-GB"/>
          </w:rPr>
          <w:t>,</w:t>
        </w:r>
      </w:ins>
      <w:ins w:id="461" w:author="Raphael Malyankar" w:date="2024-09-04T17:37:00Z" w16du:dateUtc="2024-09-05T00:37:00Z">
        <w:r w:rsidR="005B0244" w:rsidRPr="005B0244">
          <w:rPr>
            <w:lang w:val="en-GB"/>
          </w:rPr>
          <w:t xml:space="preserve"> </w:t>
        </w:r>
      </w:ins>
      <w:r w:rsidR="00187C35" w:rsidRPr="003A655F">
        <w:rPr>
          <w:lang w:val="en-GB"/>
        </w:rPr>
        <w:t xml:space="preserve">and are monitored by the </w:t>
      </w:r>
      <w:bookmarkStart w:id="462"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462"/>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463"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463"/>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lastRenderedPageBreak/>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464"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64"/>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465" w:name="_Toc167916569"/>
      <w:r w:rsidRPr="003A655F">
        <w:rPr>
          <w:lang w:val="en-GB"/>
        </w:rPr>
        <w:t xml:space="preserve">Determination of </w:t>
      </w:r>
      <w:r w:rsidR="006B00DB" w:rsidRPr="003A655F">
        <w:rPr>
          <w:lang w:val="en-GB"/>
        </w:rPr>
        <w:t>t</w:t>
      </w:r>
      <w:r w:rsidR="008F5CFB" w:rsidRPr="003A655F">
        <w:rPr>
          <w:lang w:val="en-GB"/>
        </w:rPr>
        <w:t>rend</w:t>
      </w:r>
      <w:bookmarkEnd w:id="465"/>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r w:rsidRPr="003A655F">
        <w:rPr>
          <w:i/>
          <w:iCs/>
          <w:lang w:val="en-GB"/>
        </w:rPr>
        <w:t>trendInterval</w:t>
      </w:r>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r w:rsidRPr="003A655F">
        <w:rPr>
          <w:i/>
          <w:iCs/>
          <w:lang w:val="en-GB"/>
        </w:rPr>
        <w:t>waterLevelTrendThreshold</w:t>
      </w:r>
      <w:r w:rsidRPr="003A655F">
        <w:rPr>
          <w:lang w:val="en-GB"/>
        </w:rPr>
        <w:t xml:space="preserve"> and </w:t>
      </w:r>
      <w:r w:rsidRPr="003A655F">
        <w:rPr>
          <w:i/>
          <w:iCs/>
          <w:lang w:val="en-GB"/>
        </w:rPr>
        <w:t>trendInterval</w:t>
      </w:r>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466" w:name="_Toc70328675"/>
      <w:bookmarkStart w:id="467" w:name="_Toc70370343"/>
      <w:bookmarkStart w:id="468" w:name="_Toc70470792"/>
      <w:bookmarkStart w:id="469" w:name="_Toc70328676"/>
      <w:bookmarkStart w:id="470" w:name="_Toc70370344"/>
      <w:bookmarkStart w:id="471" w:name="_Toc70470793"/>
      <w:bookmarkStart w:id="472" w:name="_Toc523992712"/>
      <w:bookmarkStart w:id="473" w:name="_Toc167916570"/>
      <w:bookmarkEnd w:id="466"/>
      <w:bookmarkEnd w:id="467"/>
      <w:bookmarkEnd w:id="468"/>
      <w:bookmarkEnd w:id="469"/>
      <w:bookmarkEnd w:id="470"/>
      <w:bookmarkEnd w:id="471"/>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472"/>
      <w:bookmarkEnd w:id="473"/>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74" w:name="_Toc523992713"/>
      <w:bookmarkStart w:id="475" w:name="_Toc167916571"/>
      <w:r w:rsidRPr="003A655F">
        <w:rPr>
          <w:lang w:val="en-GB"/>
        </w:rPr>
        <w:lastRenderedPageBreak/>
        <w:t>Metadata</w:t>
      </w:r>
      <w:bookmarkEnd w:id="474"/>
      <w:bookmarkEnd w:id="475"/>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r w:rsidR="005C7E1E" w:rsidRPr="003A655F">
        <w:rPr>
          <w:i/>
          <w:iCs/>
          <w:lang w:val="en-GB"/>
        </w:rPr>
        <w:t>dataCoverage</w:t>
      </w:r>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476" w:name="_Hlk112682015"/>
      <w:r w:rsidRPr="003A655F">
        <w:rPr>
          <w:lang w:val="en-GB"/>
        </w:rPr>
        <w:t xml:space="preserve">If a previously issued data file is being cancelled or replaced, the </w:t>
      </w:r>
      <w:r w:rsidRPr="003A655F">
        <w:rPr>
          <w:i/>
          <w:iCs/>
          <w:lang w:val="en-GB"/>
        </w:rPr>
        <w:t>replacedData</w:t>
      </w:r>
      <w:r w:rsidRPr="003A655F">
        <w:rPr>
          <w:lang w:val="en-GB"/>
        </w:rPr>
        <w:t xml:space="preserve"> and/or </w:t>
      </w:r>
      <w:r w:rsidRPr="003A655F">
        <w:rPr>
          <w:i/>
          <w:iCs/>
          <w:lang w:val="en-GB"/>
        </w:rPr>
        <w:t>dataReplacement</w:t>
      </w:r>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477" w:name="_Hlk112682085"/>
      <w:bookmarkEnd w:id="476"/>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78" w:name="_Toc523992714"/>
      <w:bookmarkStart w:id="479" w:name="_Toc167916572"/>
      <w:bookmarkEnd w:id="477"/>
      <w:r w:rsidRPr="003A655F">
        <w:rPr>
          <w:lang w:val="en-GB"/>
        </w:rPr>
        <w:t>Water Level Data</w:t>
      </w:r>
      <w:bookmarkEnd w:id="478"/>
      <w:bookmarkEnd w:id="479"/>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t>Time stamps</w:t>
      </w:r>
      <w:r w:rsidR="005A22DF" w:rsidRPr="003A655F">
        <w:rPr>
          <w:lang w:val="en-GB"/>
        </w:rPr>
        <w:t xml:space="preserve"> must be encoded</w:t>
      </w:r>
      <w:ins w:id="480" w:author="Raphael Malyankar" w:date="2024-09-04T17:38:00Z" w16du:dateUtc="2024-09-05T00:38:00Z">
        <w:r w:rsidR="00343195">
          <w:rPr>
            <w:rStyle w:val="FootnoteReference"/>
          </w:rPr>
          <w:footnoteReference w:id="3"/>
        </w:r>
      </w:ins>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482" w:name="_Toc167916573"/>
      <w:r w:rsidRPr="003A655F">
        <w:rPr>
          <w:lang w:val="en-GB"/>
        </w:rPr>
        <w:t>Validation</w:t>
      </w:r>
      <w:bookmarkEnd w:id="482"/>
    </w:p>
    <w:p w14:paraId="1ECF8CA2" w14:textId="39DB2449" w:rsidR="00E656C6" w:rsidRPr="003A655F" w:rsidRDefault="00E656C6" w:rsidP="00461805">
      <w:pPr>
        <w:spacing w:after="120" w:line="240" w:lineRule="auto"/>
        <w:rPr>
          <w:lang w:val="en-GB"/>
        </w:rPr>
      </w:pPr>
      <w:bookmarkStart w:id="483"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5B6E84">
      <w:pPr>
        <w:pStyle w:val="Heading3"/>
        <w:rPr>
          <w:lang w:val="en-GB"/>
        </w:rPr>
      </w:pPr>
      <w:bookmarkStart w:id="484" w:name="_Toc167916574"/>
      <w:r>
        <w:rPr>
          <w:lang w:val="en-GB"/>
        </w:rPr>
        <w:t>Digital Signatures</w:t>
      </w:r>
      <w:bookmarkEnd w:id="484"/>
    </w:p>
    <w:p w14:paraId="26F7AB03" w14:textId="245BBDBC" w:rsidR="008220AB" w:rsidRDefault="008220AB" w:rsidP="00461805">
      <w:pPr>
        <w:spacing w:after="12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pPr>
        <w:pStyle w:val="ListParagraph"/>
        <w:numPr>
          <w:ilvl w:val="0"/>
          <w:numId w:val="60"/>
        </w:numPr>
        <w:spacing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pPr>
        <w:pStyle w:val="ListParagraph"/>
        <w:numPr>
          <w:ilvl w:val="0"/>
          <w:numId w:val="60"/>
        </w:numPr>
        <w:spacing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r w:rsidRPr="005B6E84">
        <w:rPr>
          <w:i/>
          <w:iCs/>
          <w:lang w:val="en-GB"/>
        </w:rPr>
        <w:t>dataStatus</w:t>
      </w:r>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pPr>
        <w:pStyle w:val="ListParagraph"/>
        <w:numPr>
          <w:ilvl w:val="0"/>
          <w:numId w:val="60"/>
        </w:numPr>
        <w:spacing w:line="240" w:lineRule="auto"/>
        <w:rPr>
          <w:lang w:val="en-GB"/>
        </w:rPr>
      </w:pPr>
      <w:r>
        <w:rPr>
          <w:lang w:val="en-GB"/>
        </w:rPr>
        <w:lastRenderedPageBreak/>
        <w:t>All resources in the exchange set must be signed, including any catalogue(s) and support files.</w:t>
      </w:r>
    </w:p>
    <w:p w14:paraId="033C6911" w14:textId="3DF7D253" w:rsidR="005B6E84" w:rsidRPr="00831004" w:rsidRDefault="005B6E84">
      <w:pPr>
        <w:pStyle w:val="ListParagraph"/>
        <w:numPr>
          <w:ilvl w:val="0"/>
          <w:numId w:val="60"/>
        </w:numPr>
        <w:spacing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485" w:name="_Toc167916575"/>
      <w:bookmarkEnd w:id="483"/>
      <w:r w:rsidRPr="003A655F">
        <w:rPr>
          <w:lang w:val="en-GB"/>
        </w:rPr>
        <w:t>Guidance for chunking and compression (informative)</w:t>
      </w:r>
      <w:bookmarkEnd w:id="485"/>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dataCodingFormat = 2 (regular grids), choosing roughly-square rectangular chunk sizes will result in better performance when reading subsets of the data, and will probably result in better compression (one reason being that because NoData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486" w:name="_Ref104299531"/>
      <w:bookmarkStart w:id="487" w:name="_Toc167916576"/>
      <w:r w:rsidRPr="003A655F">
        <w:rPr>
          <w:lang w:val="en-GB"/>
        </w:rPr>
        <w:t xml:space="preserve">Datasets in a </w:t>
      </w:r>
      <w:r w:rsidR="00FB079F" w:rsidRPr="003A655F">
        <w:rPr>
          <w:lang w:val="en-GB"/>
        </w:rPr>
        <w:t>s</w:t>
      </w:r>
      <w:r w:rsidRPr="003A655F">
        <w:rPr>
          <w:lang w:val="en-GB"/>
        </w:rPr>
        <w:t>eries</w:t>
      </w:r>
      <w:bookmarkEnd w:id="486"/>
      <w:bookmarkEnd w:id="487"/>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lastRenderedPageBreak/>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488" w:name="_Ref104320209"/>
      <w:bookmarkStart w:id="489"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488"/>
      <w:bookmarkEnd w:id="489"/>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0" w:name="_Toc167916578"/>
      <w:r w:rsidRPr="003A655F">
        <w:rPr>
          <w:lang w:val="en-GB"/>
        </w:rPr>
        <w:t>Datum requirements</w:t>
      </w:r>
      <w:bookmarkEnd w:id="490"/>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1" w:name="_Toc167916579"/>
      <w:r w:rsidRPr="003A655F">
        <w:rPr>
          <w:lang w:val="en-GB"/>
        </w:rPr>
        <w:t>Spatial type</w:t>
      </w:r>
      <w:bookmarkEnd w:id="491"/>
    </w:p>
    <w:p w14:paraId="63338C2B" w14:textId="23FFDD3D" w:rsidR="001E179A" w:rsidRPr="003A655F" w:rsidRDefault="000031DF" w:rsidP="00FB079F">
      <w:pPr>
        <w:spacing w:after="120" w:line="240" w:lineRule="auto"/>
        <w:rPr>
          <w:lang w:val="en-GB"/>
        </w:rPr>
      </w:pPr>
      <w:bookmarkStart w:id="492"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493" w:name="_Toc158059140"/>
      <w:bookmarkStart w:id="494" w:name="_Toc166534614"/>
      <w:bookmarkStart w:id="495" w:name="_Toc166706480"/>
      <w:bookmarkStart w:id="496" w:name="_Toc167916580"/>
      <w:bookmarkStart w:id="497" w:name="_Toc167916581"/>
      <w:bookmarkEnd w:id="492"/>
      <w:bookmarkEnd w:id="493"/>
      <w:bookmarkEnd w:id="494"/>
      <w:bookmarkEnd w:id="495"/>
      <w:bookmarkEnd w:id="496"/>
      <w:r w:rsidRPr="003A655F">
        <w:rPr>
          <w:lang w:val="en-GB"/>
        </w:rPr>
        <w:t>Suitability</w:t>
      </w:r>
      <w:r w:rsidR="00750487" w:rsidRPr="003A655F">
        <w:rPr>
          <w:lang w:val="en-GB"/>
        </w:rPr>
        <w:t xml:space="preserve"> for navigation</w:t>
      </w:r>
      <w:bookmarkEnd w:id="497"/>
    </w:p>
    <w:p w14:paraId="72E4A56F" w14:textId="0706CDE7" w:rsidR="00300EF7" w:rsidRPr="003A655F" w:rsidRDefault="009E399E" w:rsidP="00DC4FEA">
      <w:pPr>
        <w:spacing w:after="120" w:line="240" w:lineRule="auto"/>
        <w:rPr>
          <w:lang w:val="en-GB"/>
        </w:rPr>
      </w:pPr>
      <w:bookmarkStart w:id="498"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499" w:name="_Toc167916582"/>
      <w:bookmarkEnd w:id="498"/>
      <w:r w:rsidRPr="003A655F">
        <w:rPr>
          <w:lang w:val="en-GB"/>
        </w:rPr>
        <w:t>Use purpose metadata</w:t>
      </w:r>
      <w:bookmarkEnd w:id="499"/>
    </w:p>
    <w:p w14:paraId="769EF406" w14:textId="4C4068BB" w:rsidR="008A7BE8" w:rsidRDefault="00750487" w:rsidP="00DC4FEA">
      <w:pPr>
        <w:spacing w:after="120" w:line="240" w:lineRule="auto"/>
        <w:rPr>
          <w:lang w:val="en-GB"/>
        </w:rPr>
      </w:pPr>
      <w:bookmarkStart w:id="500"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501" w:name="_Hlk157685411"/>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501"/>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502" w:name="_Ref104475536"/>
      <w:bookmarkStart w:id="503" w:name="_Toc167916583"/>
      <w:bookmarkEnd w:id="500"/>
      <w:r w:rsidRPr="003A655F">
        <w:rPr>
          <w:lang w:val="en-GB"/>
        </w:rPr>
        <w:t>Compliance</w:t>
      </w:r>
      <w:bookmarkEnd w:id="502"/>
      <w:r w:rsidR="001C3A7A" w:rsidRPr="003A655F">
        <w:rPr>
          <w:lang w:val="en-GB"/>
        </w:rPr>
        <w:t xml:space="preserve"> </w:t>
      </w:r>
      <w:r w:rsidR="00DC4FEA" w:rsidRPr="003A655F">
        <w:rPr>
          <w:lang w:val="en-GB"/>
        </w:rPr>
        <w:t>c</w:t>
      </w:r>
      <w:r w:rsidR="001C3A7A" w:rsidRPr="003A655F">
        <w:rPr>
          <w:lang w:val="en-GB"/>
        </w:rPr>
        <w:t>ategories</w:t>
      </w:r>
      <w:bookmarkEnd w:id="503"/>
    </w:p>
    <w:p w14:paraId="5CDFB43C" w14:textId="062A1CAB" w:rsidR="008604E5" w:rsidRPr="003A655F" w:rsidRDefault="00035DB4" w:rsidP="000031DF">
      <w:pPr>
        <w:spacing w:after="120" w:line="240" w:lineRule="auto"/>
        <w:rPr>
          <w:lang w:val="en-GB"/>
        </w:rPr>
      </w:pPr>
      <w:bookmarkStart w:id="504" w:name="_Hlk112755106"/>
      <w:bookmarkStart w:id="505"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504"/>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506" w:name="_Toc523992715"/>
      <w:bookmarkEnd w:id="505"/>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507" w:name="_Toc167916584"/>
      <w:r w:rsidRPr="003A655F">
        <w:rPr>
          <w:lang w:val="en-GB"/>
        </w:rPr>
        <w:t>Compliance with S-98</w:t>
      </w:r>
      <w:bookmarkEnd w:id="507"/>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508" w:name="_Toc167916585"/>
      <w:r w:rsidRPr="003A655F">
        <w:rPr>
          <w:lang w:val="en-GB"/>
        </w:rPr>
        <w:t>Requirements for visual interoperability</w:t>
      </w:r>
      <w:bookmarkEnd w:id="508"/>
    </w:p>
    <w:p w14:paraId="7D1B564F" w14:textId="2DF3EA94" w:rsidR="002B0ECA" w:rsidRPr="003A655F" w:rsidRDefault="002D0C0A" w:rsidP="009E220F">
      <w:pPr>
        <w:spacing w:after="60" w:line="240" w:lineRule="auto"/>
        <w:rPr>
          <w:lang w:val="en-GB"/>
        </w:rPr>
      </w:pPr>
      <w:bookmarkStart w:id="509"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510" w:name="_Toc158059146"/>
      <w:bookmarkStart w:id="511" w:name="_Toc166534620"/>
      <w:bookmarkStart w:id="512" w:name="_Toc166706486"/>
      <w:bookmarkStart w:id="513" w:name="_Toc167916586"/>
      <w:bookmarkStart w:id="514" w:name="_Toc167916587"/>
      <w:bookmarkEnd w:id="509"/>
      <w:bookmarkEnd w:id="510"/>
      <w:bookmarkEnd w:id="511"/>
      <w:bookmarkEnd w:id="512"/>
      <w:bookmarkEnd w:id="513"/>
      <w:r w:rsidRPr="003A655F">
        <w:rPr>
          <w:lang w:val="en-GB"/>
        </w:rPr>
        <w:lastRenderedPageBreak/>
        <w:t>Requirements for harmoni</w:t>
      </w:r>
      <w:r w:rsidR="0031143C" w:rsidRPr="003A655F">
        <w:rPr>
          <w:lang w:val="en-GB"/>
        </w:rPr>
        <w:t>s</w:t>
      </w:r>
      <w:r w:rsidRPr="003A655F">
        <w:rPr>
          <w:lang w:val="en-GB"/>
        </w:rPr>
        <w:t>ed user experience</w:t>
      </w:r>
      <w:bookmarkEnd w:id="514"/>
    </w:p>
    <w:p w14:paraId="1D35C3D6" w14:textId="46BC212F" w:rsidR="002D0C0A" w:rsidRPr="003A655F" w:rsidRDefault="002D0C0A" w:rsidP="00853BF0">
      <w:pPr>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9C6302">
      <w:pPr>
        <w:pStyle w:val="Heading3"/>
        <w:rPr>
          <w:lang w:val="en-GB"/>
        </w:rPr>
      </w:pPr>
      <w:bookmarkStart w:id="515" w:name="_Ref157625408"/>
      <w:bookmarkStart w:id="516" w:name="_Toc167916588"/>
      <w:r>
        <w:rPr>
          <w:lang w:val="en-GB"/>
        </w:rPr>
        <w:t>Requirements for water level adjustment</w:t>
      </w:r>
      <w:bookmarkEnd w:id="515"/>
      <w:bookmarkEnd w:id="516"/>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517"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253AFE">
      <w:pPr>
        <w:spacing w:line="240" w:lineRule="auto"/>
        <w:rPr>
          <w:lang w:val="en-GB"/>
        </w:rPr>
      </w:pPr>
    </w:p>
    <w:p w14:paraId="38B8B263" w14:textId="7F9681E1" w:rsidR="00253AFE" w:rsidRDefault="00253AFE" w:rsidP="00853BF0">
      <w:pPr>
        <w:pStyle w:val="Heading2"/>
        <w:rPr>
          <w:lang w:val="en-GB"/>
        </w:rPr>
      </w:pPr>
      <w:bookmarkStart w:id="518" w:name="_Toc167916589"/>
      <w:bookmarkStart w:id="519" w:name="_Ref176364790"/>
      <w:r>
        <w:rPr>
          <w:lang w:val="en-GB"/>
        </w:rPr>
        <w:t>Datasets with multiple vertical datums</w:t>
      </w:r>
      <w:bookmarkEnd w:id="518"/>
      <w:bookmarkEnd w:id="519"/>
    </w:p>
    <w:p w14:paraId="6F2997C2" w14:textId="143E1345" w:rsidR="00253AFE" w:rsidRDefault="00253AFE" w:rsidP="00253AFE">
      <w:pPr>
        <w:spacing w:line="240" w:lineRule="auto"/>
        <w:rPr>
          <w:ins w:id="520" w:author="Raphael Malyankar" w:date="2024-09-04T17:41:00Z" w16du:dateUtc="2024-09-05T00:41:00Z"/>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r w:rsidR="00156644">
        <w:rPr>
          <w:lang w:val="en-GB"/>
        </w:rPr>
        <w:t xml:space="preserve">WaterLevel </w:t>
      </w:r>
      <w:r w:rsidRPr="00253AFE">
        <w:rPr>
          <w:lang w:val="en-GB"/>
        </w:rPr>
        <w:t>feature instances.</w:t>
      </w:r>
    </w:p>
    <w:p w14:paraId="0450721E" w14:textId="2AABA8C5" w:rsidR="00343195" w:rsidRPr="00253AFE" w:rsidRDefault="001E5EA7" w:rsidP="00253AFE">
      <w:pPr>
        <w:spacing w:line="240" w:lineRule="auto"/>
        <w:rPr>
          <w:lang w:val="en-GB"/>
        </w:rPr>
      </w:pPr>
      <w:ins w:id="521" w:author="Raphael Malyankar" w:date="2024-09-04T18:57:00Z" w16du:dateUtc="2024-09-05T01:57:00Z">
        <w:r w:rsidRPr="001E5EA7">
          <w:rPr>
            <w:rFonts w:cs="Arial"/>
            <w:szCs w:val="18"/>
            <w:lang w:val="en-US"/>
          </w:rPr>
          <w:t xml:space="preserve">If the </w:t>
        </w:r>
      </w:ins>
      <w:ins w:id="522" w:author="Raphael Malyankar" w:date="2024-09-04T18:59:00Z" w16du:dateUtc="2024-09-05T01:59:00Z">
        <w:r>
          <w:rPr>
            <w:rFonts w:cs="Arial"/>
            <w:szCs w:val="18"/>
            <w:lang w:val="en-US"/>
          </w:rPr>
          <w:t>data are</w:t>
        </w:r>
      </w:ins>
      <w:ins w:id="523" w:author="Raphael Malyankar" w:date="2024-09-04T18:57:00Z" w16du:dateUtc="2024-09-05T01:57:00Z">
        <w:r w:rsidRPr="001E5EA7">
          <w:rPr>
            <w:rFonts w:cs="Arial"/>
            <w:szCs w:val="18"/>
            <w:lang w:val="en-US"/>
          </w:rPr>
          <w:t xml:space="preserve"> referenced to a local vertical datum, the name and epoch of the datum should be specified. If </w:t>
        </w:r>
      </w:ins>
      <w:ins w:id="524" w:author="Raphael Malyankar" w:date="2024-09-04T18:58:00Z" w16du:dateUtc="2024-09-05T01:58:00Z">
        <w:r>
          <w:rPr>
            <w:rFonts w:cs="Arial"/>
            <w:szCs w:val="18"/>
            <w:lang w:val="en-US"/>
          </w:rPr>
          <w:t>the dataset</w:t>
        </w:r>
      </w:ins>
      <w:ins w:id="525" w:author="Raphael Malyankar" w:date="2024-09-04T18:57:00Z" w16du:dateUtc="2024-09-05T01:57:00Z">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ins>
      <w:ins w:id="526" w:author="Raphael Malyankar" w:date="2024-09-04T17:41:00Z" w16du:dateUtc="2024-09-05T00:41:00Z">
        <w:r w:rsidR="00343195">
          <w:rPr>
            <w:rFonts w:cs="Arial"/>
            <w:szCs w:val="18"/>
            <w:lang w:val="en-US"/>
          </w:rPr>
          <w:t>Epochal differences should be included in the uncertainty.</w:t>
        </w:r>
      </w:ins>
    </w:p>
    <w:p w14:paraId="6BA72668" w14:textId="39E31CDA" w:rsidR="00AC2E2A" w:rsidRDefault="00253AFE" w:rsidP="00253AFE">
      <w:pPr>
        <w:spacing w:line="240" w:lineRule="auto"/>
        <w:rPr>
          <w:lang w:val="en-GB"/>
        </w:rPr>
      </w:pPr>
      <w:r w:rsidRPr="00253AFE">
        <w:rPr>
          <w:lang w:val="en-GB"/>
        </w:rPr>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r w:rsidRPr="00885D45">
        <w:rPr>
          <w:i/>
          <w:iCs/>
          <w:lang w:val="en-GB"/>
        </w:rPr>
        <w:t>verticalDatum</w:t>
      </w:r>
      <w:r w:rsidRPr="00253AFE">
        <w:rPr>
          <w:lang w:val="en-GB"/>
        </w:rPr>
        <w:t xml:space="preserve"> </w:t>
      </w:r>
      <w:r w:rsidR="00806ADB">
        <w:rPr>
          <w:lang w:val="en-GB"/>
        </w:rPr>
        <w:t xml:space="preserve">and </w:t>
      </w:r>
      <w:r w:rsidR="00806ADB" w:rsidRPr="00501A70">
        <w:rPr>
          <w:i/>
          <w:iCs/>
          <w:lang w:val="en-GB"/>
        </w:rPr>
        <w:t>verticalDatumReference</w:t>
      </w:r>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r w:rsidR="00885D45" w:rsidRPr="00885D45">
        <w:rPr>
          <w:i/>
          <w:iCs/>
          <w:lang w:val="en-GB"/>
        </w:rPr>
        <w:t>domainExtent</w:t>
      </w:r>
      <w:r w:rsidR="005271A1">
        <w:rPr>
          <w:i/>
          <w:iCs/>
          <w:lang w:val="en-GB"/>
        </w:rPr>
        <w:t>.polygon</w:t>
      </w:r>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253AFE">
      <w:pPr>
        <w:spacing w:line="240" w:lineRule="auto"/>
        <w:rPr>
          <w:lang w:val="en-GB"/>
        </w:rPr>
      </w:pPr>
      <w:r>
        <w:rPr>
          <w:lang w:val="en-GB"/>
        </w:rPr>
        <w:t>There is no requirement for boundaries of domain extent polygons to coincide with grid cell boundaries.</w:t>
      </w:r>
    </w:p>
    <w:p w14:paraId="0E791AD6" w14:textId="7C8C7FB9" w:rsidR="004E4B16" w:rsidRDefault="00AE2E77" w:rsidP="00253AFE">
      <w:pPr>
        <w:spacing w:line="240" w:lineRule="auto"/>
        <w:rPr>
          <w:lang w:val="en-GB"/>
        </w:rPr>
      </w:pPr>
      <w:r>
        <w:rPr>
          <w:lang w:val="en-GB"/>
        </w:rPr>
        <w:t>A</w:t>
      </w:r>
      <w:r w:rsidR="004E4B16">
        <w:rPr>
          <w:lang w:val="en-GB"/>
        </w:rPr>
        <w:t>ll WaterLevel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253AFE">
      <w:pPr>
        <w:spacing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 xml:space="preserve">defined in S-100 Part 10c does not permit </w:t>
      </w:r>
      <w:r w:rsidR="00010658">
        <w:rPr>
          <w:lang w:val="en-GB"/>
        </w:rPr>
        <w:lastRenderedPageBreak/>
        <w:t>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A0721">
      <w:pPr>
        <w:pStyle w:val="ListParagraph"/>
        <w:numPr>
          <w:ilvl w:val="0"/>
          <w:numId w:val="76"/>
        </w:numPr>
        <w:spacing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A0721">
      <w:pPr>
        <w:pStyle w:val="ListParagraph"/>
        <w:numPr>
          <w:ilvl w:val="0"/>
          <w:numId w:val="76"/>
        </w:numPr>
        <w:spacing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A0721">
      <w:pPr>
        <w:pStyle w:val="ListParagraph"/>
        <w:numPr>
          <w:ilvl w:val="0"/>
          <w:numId w:val="76"/>
        </w:numPr>
        <w:spacing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A0721">
      <w:pPr>
        <w:pStyle w:val="ListParagraph"/>
        <w:numPr>
          <w:ilvl w:val="0"/>
          <w:numId w:val="76"/>
        </w:numPr>
        <w:spacing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A0721">
      <w:pPr>
        <w:pStyle w:val="ListParagraph"/>
        <w:numPr>
          <w:ilvl w:val="0"/>
          <w:numId w:val="76"/>
        </w:numPr>
        <w:spacing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2A1A3F">
      <w:pPr>
        <w:pStyle w:val="ListParagraph"/>
        <w:numPr>
          <w:ilvl w:val="0"/>
          <w:numId w:val="76"/>
        </w:numPr>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527" w:name="_Hlk171582024"/>
    </w:p>
    <w:p w14:paraId="6BA1FF5B" w14:textId="77777777" w:rsidR="002A1A3F" w:rsidRDefault="00F05C96" w:rsidP="002A1A3F">
      <w:pPr>
        <w:pStyle w:val="ListParagraph"/>
        <w:numPr>
          <w:ilvl w:val="0"/>
          <w:numId w:val="76"/>
        </w:numPr>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527"/>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Pr="00376ECD" w:rsidRDefault="00376ECD" w:rsidP="00431061">
      <w:pPr>
        <w:spacing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5BA55B7E" w14:textId="68E22072" w:rsidR="00DD77CA" w:rsidRDefault="000474EB" w:rsidP="00CB16AB">
      <w:pPr>
        <w:pStyle w:val="Heading2"/>
        <w:rPr>
          <w:lang w:val="en-GB"/>
        </w:rPr>
      </w:pPr>
      <w:bookmarkStart w:id="528" w:name="_Toc167916590"/>
      <w:r>
        <w:rPr>
          <w:lang w:val="en-GB"/>
        </w:rPr>
        <w:t>C</w:t>
      </w:r>
      <w:r w:rsidR="00DD77CA">
        <w:rPr>
          <w:lang w:val="en-GB"/>
        </w:rPr>
        <w:t>onstruction</w:t>
      </w:r>
      <w:r>
        <w:rPr>
          <w:lang w:val="en-GB"/>
        </w:rPr>
        <w:t xml:space="preserve"> of coverages</w:t>
      </w:r>
      <w:bookmarkEnd w:id="528"/>
    </w:p>
    <w:p w14:paraId="3F818418" w14:textId="73A923E2" w:rsidR="000474EB" w:rsidRDefault="000474EB" w:rsidP="00CB16AB">
      <w:pPr>
        <w:pStyle w:val="Heading3"/>
        <w:rPr>
          <w:lang w:val="en-GB"/>
        </w:rPr>
      </w:pPr>
      <w:bookmarkStart w:id="529" w:name="_Toc167916591"/>
      <w:r>
        <w:rPr>
          <w:lang w:val="en-GB"/>
        </w:rPr>
        <w:t>Grid cell structure</w:t>
      </w:r>
      <w:bookmarkEnd w:id="529"/>
    </w:p>
    <w:p w14:paraId="7BD2FA00" w14:textId="051E9403" w:rsidR="000414B5" w:rsidRDefault="000474EB" w:rsidP="00253AFE">
      <w:pPr>
        <w:spacing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neighborhood extending a half-cell in each direction (S-100 Part 8 clause 8.2.5.8</w:t>
      </w:r>
      <w:r w:rsidR="001C5328">
        <w:rPr>
          <w:lang w:val="en-GB"/>
        </w:rPr>
        <w:t xml:space="preserve">). If this convention is followed, the attribute </w:t>
      </w:r>
      <w:r w:rsidR="001C5328" w:rsidRPr="000414B5">
        <w:rPr>
          <w:i/>
          <w:iCs/>
          <w:lang w:val="en-GB"/>
        </w:rPr>
        <w:t>dataOffsetCode</w:t>
      </w:r>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253AFE">
      <w:pPr>
        <w:spacing w:line="240" w:lineRule="auto"/>
        <w:rPr>
          <w:lang w:val="en-GB"/>
        </w:rPr>
      </w:pPr>
      <w:r>
        <w:rPr>
          <w:lang w:val="en-GB"/>
        </w:rPr>
        <w:t xml:space="preserve">In exceptional circumstances, producers may construct grids where the “sample points” are located at the centres of grid cells, in which case </w:t>
      </w:r>
      <w:r w:rsidRPr="000414B5">
        <w:rPr>
          <w:i/>
          <w:iCs/>
          <w:lang w:val="en-GB"/>
        </w:rPr>
        <w:t>dataOffsetCode</w:t>
      </w:r>
      <w:r>
        <w:rPr>
          <w:lang w:val="en-GB"/>
        </w:rPr>
        <w:t xml:space="preserve"> must be encoded</w:t>
      </w:r>
      <w:r w:rsidR="000414B5">
        <w:rPr>
          <w:lang w:val="en-GB"/>
        </w:rPr>
        <w:t xml:space="preserve"> with value “</w:t>
      </w:r>
      <w:r w:rsidR="000414B5" w:rsidRPr="000414B5">
        <w:rPr>
          <w:lang w:val="en-GB"/>
        </w:rPr>
        <w:t>5: Barycenter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Pr="00AC2E2A" w:rsidRDefault="000414B5" w:rsidP="00253AFE">
      <w:pPr>
        <w:spacing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530" w:name="_Toc167916592"/>
      <w:bookmarkEnd w:id="517"/>
      <w:r w:rsidRPr="003A655F">
        <w:rPr>
          <w:lang w:val="en-GB"/>
        </w:rPr>
        <w:t>Maintenance</w:t>
      </w:r>
      <w:bookmarkEnd w:id="454"/>
      <w:bookmarkEnd w:id="455"/>
      <w:bookmarkEnd w:id="506"/>
      <w:bookmarkEnd w:id="530"/>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531"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531"/>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lastRenderedPageBreak/>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532"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532"/>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533" w:name="_Toc167916594"/>
      <w:r w:rsidRPr="003A655F">
        <w:rPr>
          <w:lang w:val="en-GB"/>
        </w:rPr>
        <w:t>Update of harmonic constants (informative)</w:t>
      </w:r>
      <w:bookmarkEnd w:id="533"/>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534"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534"/>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535" w:name="_Ref104320247"/>
      <w:bookmarkStart w:id="536" w:name="_Toc167916595"/>
      <w:r w:rsidRPr="003A655F">
        <w:rPr>
          <w:lang w:val="en-GB"/>
        </w:rPr>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535"/>
      <w:bookmarkEnd w:id="536"/>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537" w:name="_Toc158059153"/>
      <w:bookmarkStart w:id="538" w:name="_Toc166534627"/>
      <w:bookmarkStart w:id="539" w:name="_Toc166706493"/>
      <w:bookmarkStart w:id="540" w:name="_Toc167916596"/>
      <w:bookmarkStart w:id="541" w:name="_Toc167916597"/>
      <w:bookmarkEnd w:id="537"/>
      <w:bookmarkEnd w:id="538"/>
      <w:bookmarkEnd w:id="539"/>
      <w:bookmarkEnd w:id="540"/>
      <w:r w:rsidRPr="003A655F">
        <w:rPr>
          <w:lang w:val="en-GB"/>
        </w:rPr>
        <w:t>Elements used</w:t>
      </w:r>
      <w:r w:rsidR="00AF387B" w:rsidRPr="003A655F">
        <w:rPr>
          <w:lang w:val="en-GB"/>
        </w:rPr>
        <w:t xml:space="preserve"> in S-104</w:t>
      </w:r>
      <w:bookmarkEnd w:id="541"/>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542" w:name="_Ref131417478"/>
      <w:bookmarkStart w:id="543" w:name="_Toc167916598"/>
      <w:r w:rsidRPr="003A655F">
        <w:rPr>
          <w:lang w:val="en-GB"/>
        </w:rPr>
        <w:lastRenderedPageBreak/>
        <w:t>New datasets</w:t>
      </w:r>
      <w:bookmarkEnd w:id="542"/>
      <w:bookmarkEnd w:id="543"/>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r w:rsidRPr="003A655F">
        <w:rPr>
          <w:i/>
          <w:iCs/>
          <w:lang w:val="en-GB"/>
        </w:rPr>
        <w:t>editionNumber</w:t>
      </w:r>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r w:rsidR="00B44734" w:rsidRPr="003A655F">
        <w:rPr>
          <w:i/>
          <w:iCs/>
          <w:lang w:val="en-GB"/>
        </w:rPr>
        <w:t>newDataset</w:t>
      </w:r>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544" w:name="_Toc167916599"/>
      <w:r w:rsidRPr="003A655F">
        <w:rPr>
          <w:lang w:val="en-GB"/>
        </w:rPr>
        <w:t xml:space="preserve">New </w:t>
      </w:r>
      <w:r w:rsidR="008E17FF" w:rsidRPr="003A655F">
        <w:rPr>
          <w:lang w:val="en-GB"/>
        </w:rPr>
        <w:t>E</w:t>
      </w:r>
      <w:r w:rsidRPr="003A655F">
        <w:rPr>
          <w:lang w:val="en-GB"/>
        </w:rPr>
        <w:t>ditions</w:t>
      </w:r>
      <w:bookmarkEnd w:id="544"/>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45"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545"/>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r w:rsidR="00202EB3" w:rsidRPr="003A655F">
        <w:rPr>
          <w:i/>
          <w:iCs/>
          <w:lang w:val="en-GB"/>
        </w:rPr>
        <w:t>newEdition</w:t>
      </w:r>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546" w:name="_Toc167916600"/>
      <w:r w:rsidRPr="003A655F">
        <w:rPr>
          <w:lang w:val="en-GB"/>
        </w:rPr>
        <w:lastRenderedPageBreak/>
        <w:t>Cancellations</w:t>
      </w:r>
      <w:bookmarkEnd w:id="546"/>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47"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547"/>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r w:rsidR="003622B7" w:rsidRPr="003A655F">
        <w:rPr>
          <w:i/>
          <w:iCs/>
          <w:lang w:val="en-GB"/>
        </w:rPr>
        <w:t>dataReplacement</w:t>
      </w:r>
      <w:r w:rsidR="003622B7" w:rsidRPr="003A655F">
        <w:rPr>
          <w:lang w:val="en-GB"/>
        </w:rPr>
        <w:t xml:space="preserve"> and </w:t>
      </w:r>
      <w:r w:rsidR="003622B7" w:rsidRPr="003A655F">
        <w:rPr>
          <w:i/>
          <w:iCs/>
          <w:lang w:val="en-GB"/>
        </w:rPr>
        <w:t>replacedData</w:t>
      </w:r>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r w:rsidR="007B75D5" w:rsidRPr="007B75D5">
        <w:rPr>
          <w:i/>
          <w:iCs/>
          <w:lang w:val="en-GB"/>
        </w:rPr>
        <w:t>dataReplacement</w:t>
      </w:r>
      <w:r w:rsidR="007B75D5" w:rsidRPr="007B75D5">
        <w:rPr>
          <w:lang w:val="en-GB"/>
        </w:rPr>
        <w:t xml:space="preserve"> and </w:t>
      </w:r>
      <w:r w:rsidR="007B75D5" w:rsidRPr="007B75D5">
        <w:rPr>
          <w:i/>
          <w:iCs/>
          <w:lang w:val="en-GB"/>
        </w:rPr>
        <w:t>replacedData</w:t>
      </w:r>
      <w:r w:rsidR="007B75D5" w:rsidRPr="007B75D5">
        <w:rPr>
          <w:lang w:val="en-GB"/>
        </w:rPr>
        <w:t>.</w:t>
      </w:r>
      <w:r w:rsidR="007B75D5">
        <w:rPr>
          <w:lang w:val="en-GB"/>
        </w:rPr>
        <w:t xml:space="preserve">provides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F7713E">
      <w:pPr>
        <w:spacing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548" w:name="_Ref166697905"/>
      <w:r w:rsidRPr="003A655F">
        <w:rPr>
          <w:lang w:val="en-GB"/>
        </w:rPr>
        <w:t>Metadata for cancellation</w:t>
      </w:r>
      <w:bookmarkEnd w:id="548"/>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5316A7">
      <w:pPr>
        <w:pStyle w:val="Quote"/>
        <w:jc w:val="both"/>
        <w:rPr>
          <w:lang w:val="en-GB"/>
        </w:rPr>
      </w:pPr>
      <w:r w:rsidRPr="00AD1907">
        <w:rPr>
          <w:lang w:val="en-GB"/>
        </w:rPr>
        <w:lastRenderedPageBreak/>
        <w:t>Fileless cancellation may be achieved by using a dataset metadata entry with the filename and original digital signature specifying the resource to be cancelled, and with all other mandatory metadata fields also set to the same values as the original, with the exception of the issueDate,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r w:rsidRPr="0094075B">
        <w:rPr>
          <w:i/>
          <w:iCs/>
          <w:lang w:val="en-GB"/>
        </w:rPr>
        <w:t>fileName</w:t>
      </w:r>
      <w:r>
        <w:rPr>
          <w:lang w:val="en-GB"/>
        </w:rPr>
        <w:t xml:space="preserve"> = </w:t>
      </w:r>
      <w:r w:rsidRPr="0094075B">
        <w:rPr>
          <w:i/>
          <w:iCs/>
          <w:lang w:val="en-GB"/>
        </w:rPr>
        <w:t>fileName</w:t>
      </w:r>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r>
        <w:rPr>
          <w:i/>
          <w:iCs/>
          <w:lang w:val="en-GB"/>
        </w:rPr>
        <w:t xml:space="preserve">digitalSignatureValue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r w:rsidRPr="00BE290A">
        <w:rPr>
          <w:i/>
          <w:iCs/>
          <w:lang w:val="en-GB"/>
        </w:rPr>
        <w:t>edition</w:t>
      </w:r>
      <w:r w:rsidR="00BE290A" w:rsidRPr="00BE290A">
        <w:rPr>
          <w:i/>
          <w:iCs/>
          <w:lang w:val="en-GB"/>
        </w:rPr>
        <w:t>N</w:t>
      </w:r>
      <w:r w:rsidRPr="00BE290A">
        <w:rPr>
          <w:i/>
          <w:iCs/>
          <w:lang w:val="en-GB"/>
        </w:rPr>
        <w:t>umber</w:t>
      </w:r>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r w:rsidRPr="00BE290A">
        <w:rPr>
          <w:i/>
          <w:iCs/>
          <w:lang w:val="en-GB"/>
        </w:rPr>
        <w:t>issue</w:t>
      </w:r>
      <w:r w:rsidR="0072565C" w:rsidRPr="00BE290A">
        <w:rPr>
          <w:i/>
          <w:iCs/>
          <w:lang w:val="en-GB"/>
        </w:rPr>
        <w:t>D</w:t>
      </w:r>
      <w:r w:rsidRPr="00BE290A">
        <w:rPr>
          <w:i/>
          <w:iCs/>
          <w:lang w:val="en-GB"/>
        </w:rPr>
        <w:t>ate</w:t>
      </w:r>
      <w:r w:rsidRPr="003A655F">
        <w:rPr>
          <w:lang w:val="en-GB"/>
        </w:rPr>
        <w:t xml:space="preserve"> and </w:t>
      </w:r>
      <w:r w:rsidR="0072565C" w:rsidRPr="00BE290A">
        <w:rPr>
          <w:i/>
          <w:iCs/>
          <w:lang w:val="en-GB"/>
        </w:rPr>
        <w:t>issueT</w:t>
      </w:r>
      <w:r w:rsidRPr="00BE290A">
        <w:rPr>
          <w:i/>
          <w:iCs/>
          <w:lang w:val="en-GB"/>
        </w:rPr>
        <w:t>ime</w:t>
      </w:r>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r w:rsidRPr="003A655F">
        <w:rPr>
          <w:i/>
          <w:iCs/>
          <w:lang w:val="en-GB"/>
        </w:rPr>
        <w:t>replacedData</w:t>
      </w:r>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r w:rsidRPr="003A655F">
        <w:rPr>
          <w:i/>
          <w:iCs/>
          <w:lang w:val="en-GB"/>
        </w:rPr>
        <w:t>dataReplacement</w:t>
      </w:r>
      <w:r w:rsidRPr="003A655F">
        <w:rPr>
          <w:lang w:val="en-GB"/>
        </w:rPr>
        <w:t xml:space="preserve"> = </w:t>
      </w:r>
      <w:r w:rsidR="001E7280" w:rsidRPr="00420165">
        <w:rPr>
          <w:i/>
          <w:iCs/>
          <w:lang w:val="en-GB"/>
        </w:rPr>
        <w:t>fileName</w:t>
      </w:r>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r w:rsidR="0094075B" w:rsidRPr="0094075B">
        <w:rPr>
          <w:i/>
          <w:iCs/>
          <w:lang w:val="en-GB"/>
        </w:rPr>
        <w:t>replacedData=true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912DB7">
      <w:pPr>
        <w:spacing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r w:rsidRPr="00912DB7">
        <w:rPr>
          <w:i/>
          <w:iCs/>
          <w:lang w:val="en-GB"/>
        </w:rPr>
        <w:t>fileName</w:t>
      </w:r>
      <w:r>
        <w:rPr>
          <w:lang w:val="en-GB"/>
        </w:rPr>
        <w:t xml:space="preserve"> means the </w:t>
      </w:r>
      <w:r w:rsidRPr="00912DB7">
        <w:rPr>
          <w:i/>
          <w:iCs/>
          <w:lang w:val="en-GB"/>
        </w:rPr>
        <w:t>fileName</w:t>
      </w:r>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r w:rsidR="00D86CD7" w:rsidRPr="00912DB7">
        <w:rPr>
          <w:i/>
          <w:iCs/>
          <w:lang w:val="en-GB"/>
        </w:rPr>
        <w:t>fileName</w:t>
      </w:r>
      <w:r w:rsidR="00D86CD7">
        <w:rPr>
          <w:lang w:val="en-GB"/>
        </w:rPr>
        <w:t xml:space="preserve"> may be a URI that includes the data file name as a component – see S-100 Part 17).</w:t>
      </w:r>
    </w:p>
    <w:p w14:paraId="1DAE1777" w14:textId="73FA8F60" w:rsidR="00A8761F" w:rsidRDefault="00A8761F" w:rsidP="001E7280">
      <w:pPr>
        <w:pStyle w:val="Heading4"/>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A8761F">
      <w:pPr>
        <w:spacing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pPr>
        <w:pStyle w:val="ListParagraph"/>
        <w:numPr>
          <w:ilvl w:val="0"/>
          <w:numId w:val="64"/>
        </w:numPr>
        <w:spacing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pPr>
        <w:pStyle w:val="ListParagraph"/>
        <w:numPr>
          <w:ilvl w:val="0"/>
          <w:numId w:val="64"/>
        </w:numPr>
        <w:spacing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pPr>
        <w:pStyle w:val="ListParagraph"/>
        <w:numPr>
          <w:ilvl w:val="0"/>
          <w:numId w:val="64"/>
        </w:numPr>
        <w:spacing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C34620F" w14:textId="77777777" w:rsidR="008167EC" w:rsidRPr="008167EC" w:rsidRDefault="008167EC" w:rsidP="008167EC">
      <w:pPr>
        <w:spacing w:line="240" w:lineRule="auto"/>
        <w:rPr>
          <w:lang w:val="en-GB"/>
        </w:rPr>
      </w:pP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549"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549"/>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lause 17-4.5 (S100_Purpose) states that a re-issue “Includes all the updates applied to the original dataset up to the date of the re-issue. A re-issue does not contain any new information 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550"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551" w:name="_Ref104478229"/>
      <w:bookmarkEnd w:id="550"/>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552" w:name="_Ref112888480"/>
      <w:bookmarkStart w:id="553" w:name="_Toc167916602"/>
      <w:r w:rsidRPr="003A655F">
        <w:rPr>
          <w:lang w:val="en-GB"/>
        </w:rPr>
        <w:lastRenderedPageBreak/>
        <w:t>Maintenance of support files</w:t>
      </w:r>
      <w:bookmarkEnd w:id="551"/>
      <w:bookmarkEnd w:id="552"/>
      <w:bookmarkEnd w:id="553"/>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554" w:name="_Toc167916603"/>
      <w:r w:rsidRPr="003A655F">
        <w:rPr>
          <w:lang w:val="en-GB"/>
        </w:rPr>
        <w:t>Encoding update frequency</w:t>
      </w:r>
      <w:bookmarkEnd w:id="554"/>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r w:rsidRPr="003A655F">
        <w:rPr>
          <w:i/>
          <w:iCs/>
          <w:lang w:val="en-GB"/>
        </w:rPr>
        <w:t>resourceMaintenance</w:t>
      </w:r>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r w:rsidRPr="003A655F">
        <w:rPr>
          <w:i/>
          <w:iCs/>
          <w:lang w:val="en-GB"/>
        </w:rPr>
        <w:t>userDefinedMaintenanceFrequency</w:t>
      </w:r>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555" w:name="_Toc225648363"/>
      <w:bookmarkStart w:id="556" w:name="_Toc225065220"/>
      <w:bookmarkStart w:id="557" w:name="_Toc523992716"/>
      <w:bookmarkStart w:id="558" w:name="_Toc167916604"/>
      <w:r w:rsidRPr="003A655F">
        <w:rPr>
          <w:lang w:val="en-GB"/>
        </w:rPr>
        <w:t>Portrayal</w:t>
      </w:r>
      <w:bookmarkEnd w:id="555"/>
      <w:bookmarkEnd w:id="556"/>
      <w:bookmarkEnd w:id="557"/>
      <w:bookmarkEnd w:id="558"/>
    </w:p>
    <w:p w14:paraId="220BB1D2" w14:textId="2B22282B" w:rsidR="00246369" w:rsidRPr="003A655F" w:rsidRDefault="00246369" w:rsidP="00B20256">
      <w:pPr>
        <w:spacing w:after="120" w:line="240" w:lineRule="auto"/>
        <w:rPr>
          <w:strike/>
          <w:lang w:val="en-GB"/>
        </w:rPr>
      </w:pPr>
      <w:bookmarkStart w:id="559" w:name="_Toc528919203"/>
      <w:bookmarkStart w:id="560" w:name="_Toc528920647"/>
      <w:bookmarkStart w:id="561" w:name="_Toc528920756"/>
      <w:bookmarkStart w:id="562" w:name="_Toc528921133"/>
      <w:bookmarkStart w:id="563" w:name="_Toc528921242"/>
      <w:bookmarkStart w:id="564" w:name="_Toc528921466"/>
      <w:bookmarkEnd w:id="559"/>
      <w:bookmarkEnd w:id="560"/>
      <w:bookmarkEnd w:id="561"/>
      <w:bookmarkEnd w:id="562"/>
      <w:bookmarkEnd w:id="563"/>
      <w:bookmarkEnd w:id="564"/>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565" w:name="_Toc158059162"/>
      <w:bookmarkStart w:id="566" w:name="_Toc166534636"/>
      <w:bookmarkStart w:id="567" w:name="_Toc166706502"/>
      <w:bookmarkStart w:id="568" w:name="_Toc167916605"/>
      <w:bookmarkStart w:id="569" w:name="_Toc158059163"/>
      <w:bookmarkStart w:id="570" w:name="_Toc166534637"/>
      <w:bookmarkStart w:id="571" w:name="_Toc166706503"/>
      <w:bookmarkStart w:id="572" w:name="_Toc167916606"/>
      <w:bookmarkStart w:id="573" w:name="_Toc158059164"/>
      <w:bookmarkStart w:id="574" w:name="_Toc166534638"/>
      <w:bookmarkStart w:id="575" w:name="_Toc166706504"/>
      <w:bookmarkStart w:id="576" w:name="_Toc167916607"/>
      <w:bookmarkStart w:id="577" w:name="_Toc158059165"/>
      <w:bookmarkStart w:id="578" w:name="_Toc166534639"/>
      <w:bookmarkStart w:id="579" w:name="_Toc166706505"/>
      <w:bookmarkStart w:id="580" w:name="_Toc167916608"/>
      <w:bookmarkStart w:id="581" w:name="_Toc158059166"/>
      <w:bookmarkStart w:id="582" w:name="_Toc166534640"/>
      <w:bookmarkStart w:id="583" w:name="_Toc166706506"/>
      <w:bookmarkStart w:id="584" w:name="_Toc167916609"/>
      <w:bookmarkStart w:id="585" w:name="_Toc158059167"/>
      <w:bookmarkStart w:id="586" w:name="_Toc166534641"/>
      <w:bookmarkStart w:id="587" w:name="_Toc166706507"/>
      <w:bookmarkStart w:id="588" w:name="_Toc167916610"/>
      <w:bookmarkStart w:id="589" w:name="_Toc158059168"/>
      <w:bookmarkStart w:id="590" w:name="_Toc166534642"/>
      <w:bookmarkStart w:id="591" w:name="_Toc166706508"/>
      <w:bookmarkStart w:id="592" w:name="_Toc167916611"/>
      <w:bookmarkStart w:id="593" w:name="_Toc459101994"/>
      <w:bookmarkStart w:id="594" w:name="_Toc459901974"/>
      <w:bookmarkStart w:id="595" w:name="_Toc459101996"/>
      <w:bookmarkStart w:id="596" w:name="_Toc459901976"/>
      <w:bookmarkStart w:id="597" w:name="_Toc459102000"/>
      <w:bookmarkStart w:id="598" w:name="_Toc459901980"/>
      <w:bookmarkStart w:id="599" w:name="_Toc459102001"/>
      <w:bookmarkStart w:id="600" w:name="_Toc459901981"/>
      <w:bookmarkStart w:id="601" w:name="_Toc459102005"/>
      <w:bookmarkStart w:id="602" w:name="_Toc459901985"/>
      <w:bookmarkStart w:id="603" w:name="_Toc523992727"/>
      <w:bookmarkStart w:id="604" w:name="_Ref80632473"/>
      <w:bookmarkStart w:id="605" w:name="_Ref80632603"/>
      <w:bookmarkStart w:id="606" w:name="_Toc167916612"/>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r w:rsidRPr="003A655F">
        <w:rPr>
          <w:lang w:val="en-GB"/>
        </w:rPr>
        <w:t xml:space="preserve">Data </w:t>
      </w:r>
      <w:r w:rsidRPr="003A655F">
        <w:rPr>
          <w:color w:val="000000" w:themeColor="text1"/>
          <w:lang w:val="en-GB"/>
        </w:rPr>
        <w:t xml:space="preserve">Product </w:t>
      </w:r>
      <w:bookmarkEnd w:id="603"/>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604"/>
      <w:bookmarkEnd w:id="605"/>
      <w:bookmarkEnd w:id="606"/>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607" w:name="_Toc523992728"/>
      <w:bookmarkStart w:id="608" w:name="_Toc167916613"/>
      <w:r w:rsidRPr="003A655F">
        <w:rPr>
          <w:lang w:val="en-GB"/>
        </w:rPr>
        <w:t>Introduction</w:t>
      </w:r>
      <w:bookmarkEnd w:id="607"/>
      <w:bookmarkEnd w:id="608"/>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r w:rsidR="00BD6EF9" w:rsidRPr="003A655F">
        <w:rPr>
          <w:color w:val="000000" w:themeColor="text1"/>
          <w:lang w:val="en-GB"/>
        </w:rPr>
        <w:t>MD_CharacterSetCode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609" w:name="_Toc70328692"/>
      <w:bookmarkStart w:id="610" w:name="_Toc70370362"/>
      <w:bookmarkStart w:id="611" w:name="_Toc70470811"/>
      <w:bookmarkStart w:id="612" w:name="_Toc75536933"/>
      <w:bookmarkStart w:id="613" w:name="_Toc75772617"/>
      <w:bookmarkStart w:id="614" w:name="_Toc75802453"/>
      <w:bookmarkStart w:id="615" w:name="_Toc167916614"/>
      <w:bookmarkStart w:id="616" w:name="_Toc225648364"/>
      <w:bookmarkStart w:id="617" w:name="_Toc225065221"/>
      <w:bookmarkStart w:id="618" w:name="_Toc225648340"/>
      <w:bookmarkStart w:id="619" w:name="_Toc225065197"/>
      <w:bookmarkEnd w:id="609"/>
      <w:bookmarkEnd w:id="610"/>
      <w:bookmarkEnd w:id="611"/>
      <w:bookmarkEnd w:id="612"/>
      <w:bookmarkEnd w:id="613"/>
      <w:bookmarkEnd w:id="614"/>
      <w:r w:rsidRPr="003A655F">
        <w:rPr>
          <w:color w:val="000000" w:themeColor="text1"/>
          <w:lang w:val="en-GB"/>
        </w:rPr>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615"/>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620" w:name="_Toc472931287"/>
      <w:bookmarkStart w:id="621" w:name="_Toc523992732"/>
      <w:bookmarkStart w:id="622"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620"/>
      <w:bookmarkEnd w:id="621"/>
      <w:bookmarkEnd w:id="622"/>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lastRenderedPageBreak/>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r w:rsidRPr="003A655F">
        <w:rPr>
          <w:rFonts w:cs="Arial"/>
          <w:lang w:val="en-GB"/>
        </w:rPr>
        <w:t>MD_CharacterSetCode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r w:rsidR="00BD660C" w:rsidRPr="003A655F">
        <w:rPr>
          <w:szCs w:val="22"/>
          <w:lang w:val="en-GB"/>
        </w:rPr>
        <w:t xml:space="preserve">ungeorectified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r w:rsidR="005F0232" w:rsidRPr="003A655F">
        <w:rPr>
          <w:i/>
          <w:lang w:val="en-GB"/>
        </w:rPr>
        <w:t>dataCodingFormat</w:t>
      </w:r>
      <w:r>
        <w:rPr>
          <w:iCs/>
          <w:lang w:val="en-GB"/>
        </w:rPr>
        <w:t xml:space="preserve">. Since S-104 contains only one format (regularly-gridded data), only one of the </w:t>
      </w:r>
      <w:r w:rsidRPr="00420165">
        <w:rPr>
          <w:i/>
          <w:lang w:val="en-GB"/>
        </w:rPr>
        <w:t>dataCodingFormat</w:t>
      </w:r>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623"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623"/>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r w:rsidRPr="003A655F">
        <w:rPr>
          <w:b/>
          <w:i/>
          <w:iCs/>
          <w:sz w:val="18"/>
          <w:szCs w:val="18"/>
          <w:lang w:val="en-GB"/>
        </w:rPr>
        <w:t>dataCodingFormat</w:t>
      </w:r>
      <w:r w:rsidRPr="003A655F">
        <w:rPr>
          <w:b/>
          <w:sz w:val="18"/>
          <w:szCs w:val="18"/>
          <w:lang w:val="en-GB"/>
        </w:rPr>
        <w:t xml:space="preserve"> </w:t>
      </w:r>
      <w:bookmarkStart w:id="624"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6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r w:rsidRPr="003A655F">
              <w:rPr>
                <w:b/>
                <w:sz w:val="18"/>
                <w:szCs w:val="18"/>
                <w:lang w:val="en-GB"/>
              </w:rPr>
              <w:t>dataCodingFormat</w:t>
            </w:r>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625" w:name="_Toc167916616"/>
      <w:r w:rsidRPr="003A655F">
        <w:rPr>
          <w:lang w:val="en-GB"/>
        </w:rPr>
        <w:t>Product structure</w:t>
      </w:r>
      <w:bookmarkEnd w:id="625"/>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626"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26"/>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The next Level contains the Feature Information Group and the Feature Container Group. The Feature Information Group contains two datasets: the featureCode, which has the name of the S-100 feature (here WaterLevel)</w:t>
      </w:r>
      <w:r w:rsidR="00E206F0" w:rsidRPr="003A655F">
        <w:rPr>
          <w:lang w:val="en-GB"/>
        </w:rPr>
        <w:t>;</w:t>
      </w:r>
      <w:r w:rsidRPr="003A655F">
        <w:rPr>
          <w:lang w:val="en-GB"/>
        </w:rPr>
        <w:t xml:space="preserve"> and the feature information dataset (WaterLevel)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627"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627"/>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Group_F</w:t>
            </w:r>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featureCode</w:t>
            </w:r>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Horz.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axisNames</w:t>
            </w:r>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r>
              <w:rPr>
                <w:rFonts w:cs="Arial"/>
                <w:bCs/>
                <w:sz w:val="18"/>
                <w:szCs w:val="18"/>
                <w:lang w:val="en-GB"/>
              </w:rPr>
              <w:t>domainExtent.polygon</w:t>
            </w:r>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628"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r w:rsidR="003D0F8E">
        <w:rPr>
          <w:lang w:val="en-GB"/>
        </w:rPr>
        <w:t>G</w:t>
      </w:r>
      <w:r w:rsidRPr="003A655F">
        <w:rPr>
          <w:lang w:val="en-GB"/>
        </w:rPr>
        <w:t>roup</w:t>
      </w:r>
      <w:r w:rsidR="003D0F8E">
        <w:rPr>
          <w:lang w:val="en-GB"/>
        </w:rPr>
        <w:t>_</w:t>
      </w:r>
      <w:r w:rsidRPr="003A655F">
        <w:rPr>
          <w:lang w:val="en-GB"/>
        </w:rPr>
        <w:t>F)</w:t>
      </w:r>
      <w:bookmarkEnd w:id="628"/>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r w:rsidRPr="003A655F">
        <w:rPr>
          <w:b/>
          <w:lang w:val="en-GB"/>
        </w:rPr>
        <w:t>featureCode</w:t>
      </w:r>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r w:rsidR="001C1E97" w:rsidRPr="003A655F">
        <w:rPr>
          <w:lang w:val="en-GB"/>
        </w:rPr>
        <w:t>WaterLevel</w:t>
      </w:r>
      <w:r w:rsidRPr="003A655F">
        <w:rPr>
          <w:lang w:val="en-GB"/>
        </w:rPr>
        <w:t>”.</w:t>
      </w:r>
    </w:p>
    <w:p w14:paraId="5DB83F1B" w14:textId="3581664A" w:rsidR="003C0FD7" w:rsidRPr="003A655F" w:rsidRDefault="001C1E97" w:rsidP="00B43EA8">
      <w:pPr>
        <w:spacing w:after="120" w:line="240" w:lineRule="auto"/>
        <w:rPr>
          <w:lang w:val="en-GB"/>
        </w:rPr>
      </w:pPr>
      <w:r w:rsidRPr="003A655F">
        <w:rPr>
          <w:b/>
          <w:lang w:val="en-GB"/>
        </w:rPr>
        <w:t>WaterLevel</w:t>
      </w:r>
      <w:r w:rsidR="003C0FD7" w:rsidRPr="003A655F">
        <w:rPr>
          <w:lang w:val="en-GB"/>
        </w:rPr>
        <w:t xml:space="preserve"> – this is a dataset with the name contained in the </w:t>
      </w:r>
      <w:r w:rsidR="003C0FD7" w:rsidRPr="003A655F">
        <w:rPr>
          <w:b/>
          <w:bCs/>
          <w:lang w:val="en-GB"/>
        </w:rPr>
        <w:t>featureCode</w:t>
      </w:r>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629"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629"/>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(length = 3, compound elements = 8) WaterLevel.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waterLevelHeight</w:t>
            </w:r>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waterLevelTrend</w:t>
            </w:r>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8A35887"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w:t>
            </w:r>
            <w:del w:id="630" w:author="Raphael Malyankar" w:date="2024-09-06T01:13:00Z" w16du:dateUtc="2024-09-06T08:13:00Z">
              <w:r w:rsidRPr="003A655F" w:rsidDel="00B5191B">
                <w:rPr>
                  <w:rFonts w:cs="Arial"/>
                  <w:sz w:val="18"/>
                  <w:szCs w:val="18"/>
                  <w:lang w:val="en-GB"/>
                </w:rPr>
                <w:delText>s</w:delText>
              </w:r>
            </w:del>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366C517C" w:rsidR="001C1E97" w:rsidRPr="003A655F" w:rsidRDefault="00E12295" w:rsidP="00B43EA8">
            <w:pPr>
              <w:spacing w:before="60" w:after="60" w:line="240" w:lineRule="auto"/>
              <w:rPr>
                <w:rFonts w:cs="Arial"/>
                <w:sz w:val="18"/>
                <w:szCs w:val="18"/>
                <w:lang w:val="en-GB"/>
              </w:rPr>
            </w:pPr>
            <w:r>
              <w:rPr>
                <w:rFonts w:cs="Arial"/>
                <w:sz w:val="18"/>
                <w:szCs w:val="18"/>
                <w:lang w:val="en-GB"/>
              </w:rPr>
              <w:t>metre</w:t>
            </w:r>
            <w:del w:id="631" w:author="Raphael Malyankar" w:date="2024-09-06T01:13:00Z" w16du:dateUtc="2024-09-06T08:13:00Z">
              <w:r w:rsidDel="00B5191B">
                <w:rPr>
                  <w:rFonts w:cs="Arial"/>
                  <w:sz w:val="18"/>
                  <w:szCs w:val="18"/>
                  <w:lang w:val="en-GB"/>
                </w:rPr>
                <w:delText>s</w:delText>
              </w:r>
            </w:del>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fillValue</w:t>
            </w:r>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r>
    </w:tbl>
    <w:p w14:paraId="5B952119" w14:textId="3D3A53E6" w:rsidR="001C1E97" w:rsidRPr="003A655F" w:rsidRDefault="001C1E97" w:rsidP="00D96A5D">
      <w:pPr>
        <w:spacing w:after="0" w:line="240" w:lineRule="auto"/>
        <w:rPr>
          <w:lang w:val="en-GB"/>
        </w:rPr>
      </w:pPr>
    </w:p>
    <w:p w14:paraId="30211892" w14:textId="65EF1DCC"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ins w:id="632" w:author="Raphael Malyankar" w:date="2024-09-04T16:16:00Z" w16du:dateUtc="2024-09-04T23:16:00Z">
        <w:r w:rsidR="001101E2">
          <w:rPr>
            <w:lang w:val="en-GB"/>
          </w:rPr>
          <w:t>.</w:t>
        </w:r>
      </w:ins>
      <w:r w:rsidR="00C23524">
        <w:rPr>
          <w:lang w:val="en-GB"/>
        </w:rPr>
        <w:t xml:space="preserve"> </w:t>
      </w:r>
      <w:ins w:id="633" w:author="Raphael Malyankar" w:date="2024-09-04T16:15:00Z" w16du:dateUtc="2024-09-04T23:15:00Z">
        <w:r w:rsidR="001101E2" w:rsidRPr="001101E2">
          <w:rPr>
            <w:lang w:val="en-GB"/>
          </w:rPr>
          <w:t xml:space="preserve">Optional attributes (here, </w:t>
        </w:r>
      </w:ins>
      <w:ins w:id="634" w:author="Raphael Malyankar" w:date="2024-09-04T16:17:00Z" w16du:dateUtc="2024-09-04T23:17:00Z">
        <w:r w:rsidR="001101E2">
          <w:rPr>
            <w:lang w:val="en-GB"/>
          </w:rPr>
          <w:t>only waterLevelTrend</w:t>
        </w:r>
      </w:ins>
      <w:ins w:id="635" w:author="Raphael Malyankar" w:date="2024-09-04T16:15:00Z" w16du:dateUtc="2024-09-04T23:15:00Z">
        <w:r w:rsidR="001101E2" w:rsidRPr="001101E2">
          <w:rPr>
            <w:lang w:val="en-GB"/>
          </w:rPr>
          <w:t>) are encoded in Group_F only for strict conformance to S-100 5.2.0 clause 10c-9.5. (Planned S-158:100 validation checks may emit a warning or error if attributes included in the feature catalogue are not found in Group_F.) If encoded in Group_F, they must be present (populated with the fill value, if necessary) in all feature instances in this dataset.</w:t>
        </w:r>
      </w:ins>
      <w:del w:id="636" w:author="Raphael Malyankar" w:date="2024-09-04T16:15:00Z" w16du:dateUtc="2024-09-04T23:15:00Z">
        <w:r w:rsidR="00C23524" w:rsidDel="001101E2">
          <w:rPr>
            <w:lang w:val="en-GB"/>
          </w:rPr>
          <w:delText xml:space="preserve">except that the </w:delText>
        </w:r>
        <w:r w:rsidR="00C23524" w:rsidRPr="00420165" w:rsidDel="001101E2">
          <w:rPr>
            <w:i/>
            <w:iCs/>
            <w:lang w:val="en-GB"/>
          </w:rPr>
          <w:delText>uncertainty</w:delText>
        </w:r>
        <w:r w:rsidR="00C23524" w:rsidDel="001101E2">
          <w:rPr>
            <w:lang w:val="en-GB"/>
          </w:rPr>
          <w:delText xml:space="preserve"> attribute is encoded in this array if and only if the uncertainty attribute is included in the values record.</w:delText>
        </w:r>
      </w:del>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637" w:name="_Ref80223098"/>
      <w:r w:rsidRPr="003A655F">
        <w:rPr>
          <w:lang w:val="en-GB"/>
        </w:rPr>
        <w:t>Type group (WaterLevel)</w:t>
      </w:r>
      <w:bookmarkEnd w:id="637"/>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r w:rsidRPr="003A655F">
        <w:rPr>
          <w:i/>
          <w:iCs/>
          <w:lang w:val="en-GB"/>
        </w:rPr>
        <w:t>axisNames</w:t>
      </w:r>
      <w:r w:rsidRPr="003A655F">
        <w:rPr>
          <w:lang w:val="en-GB"/>
        </w:rPr>
        <w:t xml:space="preserve"> and one or more instances of the single feature </w:t>
      </w:r>
      <w:r w:rsidRPr="003A655F">
        <w:rPr>
          <w:b/>
          <w:bCs/>
          <w:lang w:val="en-GB"/>
        </w:rPr>
        <w:t>WaterLevel</w:t>
      </w:r>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r w:rsidRPr="003A655F">
        <w:rPr>
          <w:i/>
          <w:iCs/>
          <w:lang w:val="en-GB"/>
        </w:rPr>
        <w:t>axisNames</w:t>
      </w:r>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638" w:name="_Hlk112770105"/>
      <w:r w:rsidR="00CD7C43" w:rsidRPr="003A655F">
        <w:rPr>
          <w:lang w:val="en-GB"/>
        </w:rPr>
        <w:t xml:space="preserve">The contents of the </w:t>
      </w:r>
      <w:r w:rsidR="00CD7C43" w:rsidRPr="003A655F">
        <w:rPr>
          <w:i/>
          <w:iCs/>
          <w:lang w:val="en-GB"/>
        </w:rPr>
        <w:t>axisNames</w:t>
      </w:r>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638"/>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639" w:name="_Ref75794834"/>
      <w:r w:rsidRPr="003A655F">
        <w:rPr>
          <w:lang w:val="en-GB"/>
        </w:rPr>
        <w:t>Instance group (WaterLevel.nn)</w:t>
      </w:r>
      <w:bookmarkEnd w:id="639"/>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31C543B9" w:rsidR="002C4D22" w:rsidRDefault="002C4D22" w:rsidP="00D96A5D">
      <w:pPr>
        <w:spacing w:after="120" w:line="240" w:lineRule="auto"/>
        <w:rPr>
          <w:ins w:id="640" w:author="Raphael Malyankar" w:date="2024-09-04T17:44:00Z" w16du:dateUtc="2024-09-05T00:44:00Z"/>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r w:rsidR="00E71DCE" w:rsidRPr="003A655F">
        <w:rPr>
          <w:i/>
          <w:lang w:val="en-GB"/>
        </w:rPr>
        <w:t>waterLevelHeight</w:t>
      </w:r>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del w:id="641" w:author="Raphael Malyankar" w:date="2024-09-04T17:44:00Z" w16du:dateUtc="2024-09-05T00:44:00Z">
        <w:r w:rsidR="00CA73B6" w:rsidDel="0047215F">
          <w:rPr>
            <w:lang w:val="en-GB"/>
          </w:rPr>
          <w:delText xml:space="preserve"> </w:delText>
        </w:r>
      </w:del>
    </w:p>
    <w:p w14:paraId="0BEF8F26" w14:textId="3398F1BD" w:rsidR="001B4552" w:rsidRDefault="0047215F" w:rsidP="001B4552">
      <w:pPr>
        <w:spacing w:after="120" w:line="240" w:lineRule="auto"/>
        <w:rPr>
          <w:ins w:id="642" w:author="Raphael Malyankar" w:date="2024-09-04T19:11:00Z" w16du:dateUtc="2024-09-05T02:11:00Z"/>
          <w:lang w:val="en-GB"/>
        </w:rPr>
      </w:pPr>
      <w:ins w:id="643" w:author="Raphael Malyankar" w:date="2024-09-04T17:44:00Z" w16du:dateUtc="2024-09-05T00:44:00Z">
        <w:r w:rsidRPr="0047215F">
          <w:rPr>
            <w:b/>
            <w:bCs/>
            <w:lang w:val="en-GB"/>
          </w:rPr>
          <w:t>Domain extent polygon</w:t>
        </w:r>
        <w:r w:rsidRPr="0047215F">
          <w:rPr>
            <w:lang w:val="en-GB"/>
          </w:rPr>
          <w:t xml:space="preserve"> </w:t>
        </w:r>
        <w:r>
          <w:rPr>
            <w:lang w:val="en-GB"/>
          </w:rPr>
          <w:t xml:space="preserve">– </w:t>
        </w:r>
      </w:ins>
      <w:ins w:id="644" w:author="Raphael Malyankar" w:date="2024-09-04T17:45:00Z" w16du:dateUtc="2024-09-05T00:45:00Z">
        <w:r>
          <w:rPr>
            <w:lang w:val="en-GB"/>
          </w:rPr>
          <w:t xml:space="preserve">The </w:t>
        </w:r>
      </w:ins>
      <w:ins w:id="645" w:author="Raphael Malyankar" w:date="2024-09-04T17:46:00Z" w16du:dateUtc="2024-09-05T00:46:00Z">
        <w:r>
          <w:rPr>
            <w:lang w:val="en-GB"/>
          </w:rPr>
          <w:t>d</w:t>
        </w:r>
      </w:ins>
      <w:ins w:id="646" w:author="Raphael Malyankar" w:date="2024-09-04T17:45:00Z" w16du:dateUtc="2024-09-05T00:45:00Z">
        <w:r>
          <w:rPr>
            <w:lang w:val="en-GB"/>
          </w:rPr>
          <w:t xml:space="preserve">omain extent polygon </w:t>
        </w:r>
      </w:ins>
      <w:ins w:id="647" w:author="Raphael Malyankar" w:date="2024-09-04T19:09:00Z" w16du:dateUtc="2024-09-05T02:09:00Z">
        <w:r w:rsidR="001B4552">
          <w:rPr>
            <w:lang w:val="en-GB"/>
          </w:rPr>
          <w:t>de</w:t>
        </w:r>
      </w:ins>
      <w:ins w:id="648" w:author="Raphael Malyankar" w:date="2024-09-04T19:10:00Z" w16du:dateUtc="2024-09-05T02:10:00Z">
        <w:r w:rsidR="001B4552">
          <w:rPr>
            <w:lang w:val="en-GB"/>
          </w:rPr>
          <w:t xml:space="preserve">limits the spatial extent of the domain of the coverage. It </w:t>
        </w:r>
      </w:ins>
      <w:ins w:id="649" w:author="Raphael Malyankar" w:date="2024-09-04T17:46:00Z" w16du:dateUtc="2024-09-05T00:46:00Z">
        <w:r>
          <w:rPr>
            <w:lang w:val="en-GB"/>
          </w:rPr>
          <w:t>is encoded i</w:t>
        </w:r>
      </w:ins>
      <w:ins w:id="650" w:author="Raphael Malyankar" w:date="2024-09-04T17:45:00Z" w16du:dateUtc="2024-09-05T00:45:00Z">
        <w:r w:rsidRPr="0047215F">
          <w:rPr>
            <w:lang w:val="en-GB"/>
          </w:rPr>
          <w:t xml:space="preserve">f and only if the feature covers an area with a vertical datum different from the </w:t>
        </w:r>
        <w:r w:rsidRPr="0047215F">
          <w:rPr>
            <w:lang w:val="en-GB"/>
          </w:rPr>
          <w:lastRenderedPageBreak/>
          <w:t>root group</w:t>
        </w:r>
      </w:ins>
      <w:ins w:id="651" w:author="Raphael Malyankar" w:date="2024-09-04T17:46:00Z" w16du:dateUtc="2024-09-05T00:46:00Z">
        <w:r>
          <w:rPr>
            <w:lang w:val="en-GB"/>
          </w:rPr>
          <w:t>.</w:t>
        </w:r>
      </w:ins>
      <w:ins w:id="652" w:author="Raphael Malyankar" w:date="2024-09-04T19:25:00Z" w16du:dateUtc="2024-09-05T02:25:00Z">
        <w:r w:rsidR="0009391D">
          <w:rPr>
            <w:lang w:val="en-GB"/>
          </w:rPr>
          <w:t xml:space="preserve"> </w:t>
        </w:r>
      </w:ins>
      <w:ins w:id="653" w:author="Raphael Malyankar" w:date="2024-09-04T19:27:00Z" w16du:dateUtc="2024-09-05T02:27:00Z">
        <w:r w:rsidR="0009391D">
          <w:rPr>
            <w:lang w:val="en-GB"/>
          </w:rPr>
          <w:t>The encoding of d</w:t>
        </w:r>
      </w:ins>
      <w:ins w:id="654" w:author="Raphael Malyankar" w:date="2024-09-04T19:25:00Z" w16du:dateUtc="2024-09-05T02:25:00Z">
        <w:r w:rsidR="0009391D">
          <w:rPr>
            <w:lang w:val="en-GB"/>
          </w:rPr>
          <w:t xml:space="preserve">omain extent polygons </w:t>
        </w:r>
      </w:ins>
      <w:ins w:id="655" w:author="Raphael Malyankar" w:date="2024-09-04T19:27:00Z" w16du:dateUtc="2024-09-05T02:27:00Z">
        <w:r w:rsidR="0009391D">
          <w:rPr>
            <w:lang w:val="en-GB"/>
          </w:rPr>
          <w:t>is</w:t>
        </w:r>
      </w:ins>
      <w:ins w:id="656" w:author="Raphael Malyankar" w:date="2024-09-04T19:25:00Z" w16du:dateUtc="2024-09-05T02:25:00Z">
        <w:r w:rsidR="0009391D">
          <w:rPr>
            <w:lang w:val="en-GB"/>
          </w:rPr>
          <w:t xml:space="preserve"> described in S-100 Table 10c-11</w:t>
        </w:r>
      </w:ins>
      <w:ins w:id="657" w:author="Raphael Malyankar" w:date="2024-09-04T19:27:00Z" w16du:dateUtc="2024-09-05T02:27:00Z">
        <w:r w:rsidR="0009391D">
          <w:rPr>
            <w:lang w:val="en-GB"/>
          </w:rPr>
          <w:t xml:space="preserve"> and is</w:t>
        </w:r>
      </w:ins>
      <w:ins w:id="658" w:author="Raphael Malyankar" w:date="2024-09-04T19:28:00Z" w16du:dateUtc="2024-09-05T02:28:00Z">
        <w:r w:rsidR="0009391D">
          <w:rPr>
            <w:lang w:val="en-GB"/>
          </w:rPr>
          <w:t xml:space="preserve"> </w:t>
        </w:r>
      </w:ins>
      <w:ins w:id="659" w:author="Raphael Malyankar" w:date="2024-09-04T19:27:00Z" w16du:dateUtc="2024-09-05T02:27:00Z">
        <w:r w:rsidR="0009391D">
          <w:rPr>
            <w:lang w:val="en-GB"/>
          </w:rPr>
          <w:t>reproduced and elaborated below</w:t>
        </w:r>
      </w:ins>
      <w:ins w:id="660" w:author="Raphael Malyankar" w:date="2024-09-04T19:28:00Z" w16du:dateUtc="2024-09-05T02:28:00Z">
        <w:r w:rsidR="0009391D">
          <w:rPr>
            <w:lang w:val="en-GB"/>
          </w:rPr>
          <w:t>.</w:t>
        </w:r>
      </w:ins>
    </w:p>
    <w:p w14:paraId="6FC5CE7F" w14:textId="4DB41DAA" w:rsidR="009E0C83" w:rsidRDefault="001B4552" w:rsidP="001B4552">
      <w:pPr>
        <w:spacing w:after="120" w:line="240" w:lineRule="auto"/>
        <w:rPr>
          <w:ins w:id="661" w:author="Raphael Malyankar" w:date="2024-09-04T19:20:00Z" w16du:dateUtc="2024-09-05T02:20:00Z"/>
          <w:lang w:val="en-GB"/>
        </w:rPr>
      </w:pPr>
      <w:ins w:id="662" w:author="Raphael Malyankar" w:date="2024-09-04T19:11:00Z" w16du:dateUtc="2024-09-05T02:11:00Z">
        <w:r w:rsidRPr="0009391D">
          <w:rPr>
            <w:i/>
            <w:iCs/>
            <w:lang w:val="en-GB"/>
          </w:rPr>
          <w:t>Datatype</w:t>
        </w:r>
        <w:r>
          <w:rPr>
            <w:lang w:val="en-GB"/>
          </w:rPr>
          <w:t xml:space="preserve">: </w:t>
        </w:r>
      </w:ins>
      <w:ins w:id="663" w:author="Raphael Malyankar" w:date="2024-09-04T19:31:00Z" w16du:dateUtc="2024-09-05T02:31:00Z">
        <w:r w:rsidR="0009391D">
          <w:rPr>
            <w:lang w:val="en-GB"/>
          </w:rPr>
          <w:t>A</w:t>
        </w:r>
      </w:ins>
      <w:ins w:id="664" w:author="Raphael Malyankar" w:date="2024-09-04T19:15:00Z" w16du:dateUtc="2024-09-05T02:15:00Z">
        <w:r>
          <w:rPr>
            <w:lang w:val="en-GB"/>
          </w:rPr>
          <w:t>rray</w:t>
        </w:r>
      </w:ins>
      <w:ins w:id="665" w:author="Raphael Malyankar" w:date="2024-09-04T19:31:00Z" w16du:dateUtc="2024-09-05T02:31:00Z">
        <w:r w:rsidR="00CC6F2E">
          <w:rPr>
            <w:lang w:val="en-GB"/>
          </w:rPr>
          <w:t xml:space="preserve"> </w:t>
        </w:r>
        <w:r w:rsidR="00CC6F2E" w:rsidRPr="00CC6F2E">
          <w:rPr>
            <w:lang w:val="en-GB"/>
          </w:rPr>
          <w:t>(1-d): i=0, P</w:t>
        </w:r>
        <w:r w:rsidR="00CC6F2E">
          <w:rPr>
            <w:lang w:val="en-GB"/>
          </w:rPr>
          <w:t xml:space="preserve"> </w:t>
        </w:r>
      </w:ins>
      <w:ins w:id="666" w:author="Raphael Malyankar" w:date="2024-09-04T19:34:00Z" w16du:dateUtc="2024-09-05T02:34:00Z">
        <w:r w:rsidR="00AA087F">
          <w:rPr>
            <w:lang w:val="en-GB"/>
          </w:rPr>
          <w:t xml:space="preserve">– HDF5 dataset </w:t>
        </w:r>
      </w:ins>
      <w:ins w:id="667" w:author="Raphael Malyankar" w:date="2024-09-04T19:15:00Z" w16du:dateUtc="2024-09-05T02:15:00Z">
        <w:r>
          <w:rPr>
            <w:lang w:val="en-GB"/>
          </w:rPr>
          <w:t xml:space="preserve">of type </w:t>
        </w:r>
      </w:ins>
      <w:ins w:id="668" w:author="Raphael Malyankar" w:date="2024-09-04T19:12:00Z" w16du:dateUtc="2024-09-05T02:12:00Z">
        <w:r>
          <w:rPr>
            <w:lang w:val="en-GB"/>
          </w:rPr>
          <w:t>Compound</w:t>
        </w:r>
      </w:ins>
      <w:ins w:id="669" w:author="Raphael Malyankar" w:date="2024-09-04T19:34:00Z" w16du:dateUtc="2024-09-05T02:34:00Z">
        <w:r w:rsidR="00AA087F">
          <w:rPr>
            <w:lang w:val="en-GB"/>
          </w:rPr>
          <w:t xml:space="preserve"> </w:t>
        </w:r>
      </w:ins>
      <w:ins w:id="670" w:author="Raphael Malyankar" w:date="2024-09-04T19:12:00Z" w16du:dateUtc="2024-09-05T02:12:00Z">
        <w:r>
          <w:rPr>
            <w:lang w:val="en-GB"/>
          </w:rPr>
          <w:t>(Float, Float)</w:t>
        </w:r>
      </w:ins>
      <w:ins w:id="671" w:author="Raphael Malyankar" w:date="2024-09-04T19:15:00Z" w16du:dateUtc="2024-09-05T02:15:00Z">
        <w:r>
          <w:rPr>
            <w:lang w:val="en-GB"/>
          </w:rPr>
          <w:t>.</w:t>
        </w:r>
      </w:ins>
    </w:p>
    <w:p w14:paraId="5D8EDD18" w14:textId="168324B3" w:rsidR="001B4552" w:rsidRPr="001B4552" w:rsidRDefault="001B4552" w:rsidP="001B4552">
      <w:pPr>
        <w:spacing w:after="120" w:line="240" w:lineRule="auto"/>
        <w:rPr>
          <w:ins w:id="672" w:author="Raphael Malyankar" w:date="2024-09-04T19:09:00Z" w16du:dateUtc="2024-09-05T02:09:00Z"/>
          <w:lang w:val="en-GB"/>
        </w:rPr>
      </w:pPr>
      <w:ins w:id="673" w:author="Raphael Malyankar" w:date="2024-09-04T19:09:00Z" w16du:dateUtc="2024-09-05T02:09:00Z">
        <w:r w:rsidRPr="0009391D">
          <w:rPr>
            <w:i/>
            <w:iCs/>
            <w:lang w:val="en-GB"/>
          </w:rPr>
          <w:t>Components</w:t>
        </w:r>
        <w:r w:rsidRPr="001B4552">
          <w:rPr>
            <w:lang w:val="en-GB"/>
          </w:rPr>
          <w:t>: &lt;longitude, latitude&gt; or &lt;X, Y&gt; (coordinates of bounding polygon vertices</w:t>
        </w:r>
      </w:ins>
      <w:ins w:id="674" w:author="Raphael Malyankar" w:date="2024-09-04T19:20:00Z" w16du:dateUtc="2024-09-05T02:20:00Z">
        <w:r w:rsidR="009E0C83">
          <w:rPr>
            <w:lang w:val="en-GB"/>
          </w:rPr>
          <w:t xml:space="preserve"> </w:t>
        </w:r>
      </w:ins>
      <w:ins w:id="675" w:author="Raphael Malyankar" w:date="2024-09-04T19:09:00Z" w16du:dateUtc="2024-09-05T02:09:00Z">
        <w:r w:rsidRPr="001B4552">
          <w:rPr>
            <w:lang w:val="en-GB"/>
          </w:rPr>
          <w:t>as a closed ring; that is, the first and last elements will contain the same values)</w:t>
        </w:r>
      </w:ins>
      <w:ins w:id="676" w:author="Raphael Malyankar" w:date="2024-09-04T19:20:00Z" w16du:dateUtc="2024-09-05T02:20:00Z">
        <w:r w:rsidR="009E0C83">
          <w:rPr>
            <w:lang w:val="en-GB"/>
          </w:rPr>
          <w:t xml:space="preserve">. </w:t>
        </w:r>
      </w:ins>
      <w:ins w:id="677" w:author="Raphael Malyankar" w:date="2024-09-04T19:32:00Z" w16du:dateUtc="2024-09-05T02:32:00Z">
        <w:r w:rsidR="00CC6F2E">
          <w:rPr>
            <w:lang w:val="en-GB"/>
          </w:rPr>
          <w:t>Axis names, u</w:t>
        </w:r>
      </w:ins>
      <w:ins w:id="678" w:author="Raphael Malyankar" w:date="2024-09-04T19:20:00Z" w16du:dateUtc="2024-09-05T02:20:00Z">
        <w:r w:rsidR="009E0C83">
          <w:rPr>
            <w:lang w:val="en-GB"/>
          </w:rPr>
          <w:t xml:space="preserve">nits and </w:t>
        </w:r>
      </w:ins>
      <w:ins w:id="679" w:author="Raphael Malyankar" w:date="2024-09-04T19:21:00Z" w16du:dateUtc="2024-09-05T02:21:00Z">
        <w:r w:rsidR="009E0C83">
          <w:rPr>
            <w:lang w:val="en-GB"/>
          </w:rPr>
          <w:t xml:space="preserve">field sizes </w:t>
        </w:r>
      </w:ins>
      <w:ins w:id="680" w:author="Raphael Malyankar" w:date="2024-09-04T19:22:00Z" w16du:dateUtc="2024-09-05T02:22:00Z">
        <w:r w:rsidR="009E0C83">
          <w:rPr>
            <w:lang w:val="en-GB"/>
          </w:rPr>
          <w:t xml:space="preserve">for the components </w:t>
        </w:r>
      </w:ins>
      <w:ins w:id="681" w:author="Raphael Malyankar" w:date="2024-09-04T19:21:00Z" w16du:dateUtc="2024-09-05T02:21:00Z">
        <w:r w:rsidR="009E0C83" w:rsidRPr="009E0C83">
          <w:rPr>
            <w:lang w:val="en-GB"/>
          </w:rPr>
          <w:t xml:space="preserve">should be the same as </w:t>
        </w:r>
      </w:ins>
      <w:ins w:id="682" w:author="Raphael Malyankar" w:date="2024-09-04T19:22:00Z" w16du:dateUtc="2024-09-05T02:22:00Z">
        <w:r w:rsidR="009E0C83">
          <w:rPr>
            <w:lang w:val="en-GB"/>
          </w:rPr>
          <w:t xml:space="preserve">for </w:t>
        </w:r>
      </w:ins>
      <w:ins w:id="683" w:author="Raphael Malyankar" w:date="2024-09-04T19:21:00Z" w16du:dateUtc="2024-09-05T02:21:00Z">
        <w:r w:rsidR="009E0C83" w:rsidRPr="009E0C83">
          <w:rPr>
            <w:lang w:val="en-GB"/>
          </w:rPr>
          <w:t xml:space="preserve">the </w:t>
        </w:r>
      </w:ins>
      <w:ins w:id="684" w:author="Raphael Malyankar" w:date="2024-09-04T19:22:00Z" w16du:dateUtc="2024-09-05T02:22:00Z">
        <w:r w:rsidR="009E0C83">
          <w:rPr>
            <w:lang w:val="en-GB"/>
          </w:rPr>
          <w:t xml:space="preserve">attributes which encode the </w:t>
        </w:r>
      </w:ins>
      <w:ins w:id="685" w:author="Raphael Malyankar" w:date="2024-09-04T19:21:00Z" w16du:dateUtc="2024-09-05T02:21:00Z">
        <w:r w:rsidR="009E0C83" w:rsidRPr="009E0C83">
          <w:rPr>
            <w:lang w:val="en-GB"/>
          </w:rPr>
          <w:t xml:space="preserve">grid location </w:t>
        </w:r>
        <w:r w:rsidR="009E0C83">
          <w:rPr>
            <w:lang w:val="en-GB"/>
          </w:rPr>
          <w:t xml:space="preserve">parameters </w:t>
        </w:r>
      </w:ins>
      <w:ins w:id="686" w:author="Raphael Malyankar" w:date="2024-09-04T19:22:00Z" w16du:dateUtc="2024-09-05T02:22:00Z">
        <w:r w:rsidR="009E0C83">
          <w:rPr>
            <w:lang w:val="en-GB"/>
          </w:rPr>
          <w:t>(</w:t>
        </w:r>
      </w:ins>
      <w:ins w:id="687" w:author="Raphael Malyankar" w:date="2024-09-04T19:21:00Z" w16du:dateUtc="2024-09-05T02:21:00Z">
        <w:r w:rsidR="009E0C83" w:rsidRPr="00CC6F2E">
          <w:rPr>
            <w:i/>
            <w:iCs/>
            <w:lang w:val="en-GB"/>
          </w:rPr>
          <w:t>gridOriginLatitude</w:t>
        </w:r>
        <w:r w:rsidR="009E0C83" w:rsidRPr="009E0C83">
          <w:rPr>
            <w:lang w:val="en-GB"/>
          </w:rPr>
          <w:t xml:space="preserve"> and </w:t>
        </w:r>
        <w:r w:rsidR="009E0C83" w:rsidRPr="00CC6F2E">
          <w:rPr>
            <w:i/>
            <w:iCs/>
            <w:lang w:val="en-GB"/>
          </w:rPr>
          <w:t>gridOriginLongitude</w:t>
        </w:r>
      </w:ins>
      <w:ins w:id="688" w:author="Raphael Malyankar" w:date="2024-09-04T19:22:00Z" w16du:dateUtc="2024-09-05T02:22:00Z">
        <w:r w:rsidR="009E0C83">
          <w:rPr>
            <w:lang w:val="en-GB"/>
          </w:rPr>
          <w:t xml:space="preserve"> in the feature instance group – see </w:t>
        </w:r>
      </w:ins>
      <w:ins w:id="689" w:author="Raphael Malyankar" w:date="2024-09-04T19:23:00Z" w16du:dateUtc="2024-09-05T02:23:00Z">
        <w:r w:rsidR="009E0C83">
          <w:rPr>
            <w:lang w:val="en-GB"/>
          </w:rPr>
          <w:fldChar w:fldCharType="begin"/>
        </w:r>
        <w:r w:rsidR="009E0C83">
          <w:rPr>
            <w:lang w:val="en-GB"/>
          </w:rPr>
          <w:instrText xml:space="preserve"> REF _Ref70459910 \h </w:instrText>
        </w:r>
      </w:ins>
      <w:r w:rsidR="009E0C83">
        <w:rPr>
          <w:lang w:val="en-GB"/>
        </w:rPr>
      </w:r>
      <w:r w:rsidR="009E0C83">
        <w:rPr>
          <w:lang w:val="en-GB"/>
        </w:rPr>
        <w:fldChar w:fldCharType="separate"/>
      </w:r>
      <w:ins w:id="690" w:author="Raphael Malyankar" w:date="2024-09-04T19:23:00Z" w16du:dateUtc="2024-09-05T02:23:00Z">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ins>
      <w:ins w:id="691" w:author="Raphael Malyankar" w:date="2024-09-04T19:21:00Z" w16du:dateUtc="2024-09-05T02:21:00Z">
        <w:r w:rsidR="009E0C83">
          <w:rPr>
            <w:lang w:val="en-GB"/>
          </w:rPr>
          <w:t>.</w:t>
        </w:r>
      </w:ins>
    </w:p>
    <w:p w14:paraId="0D9A5C7E" w14:textId="7E98185D" w:rsidR="0047215F" w:rsidRPr="003A655F" w:rsidRDefault="009E0C83" w:rsidP="00D96A5D">
      <w:pPr>
        <w:spacing w:after="120" w:line="240" w:lineRule="auto"/>
        <w:rPr>
          <w:lang w:val="en-GB"/>
        </w:rPr>
      </w:pPr>
      <w:ins w:id="692" w:author="Raphael Malyankar" w:date="2024-09-04T19:23:00Z" w16du:dateUtc="2024-09-05T02:23:00Z">
        <w:r>
          <w:rPr>
            <w:lang w:val="en-GB"/>
          </w:rPr>
          <w:t xml:space="preserve">The domain extent polygon </w:t>
        </w:r>
      </w:ins>
      <w:ins w:id="693" w:author="Raphael Malyankar" w:date="2024-09-04T17:48:00Z" w16du:dateUtc="2024-09-05T00:48:00Z">
        <w:r w:rsidR="0047215F">
          <w:rPr>
            <w:lang w:val="en-GB"/>
          </w:rPr>
          <w:t xml:space="preserve">must </w:t>
        </w:r>
      </w:ins>
      <w:ins w:id="694" w:author="Raphael Malyankar" w:date="2024-09-04T17:53:00Z" w16du:dateUtc="2024-09-05T00:53:00Z">
        <w:r w:rsidR="0037383F">
          <w:rPr>
            <w:lang w:val="en-GB"/>
          </w:rPr>
          <w:t>conform</w:t>
        </w:r>
      </w:ins>
      <w:ins w:id="695" w:author="Raphael Malyankar" w:date="2024-09-04T17:52:00Z" w16du:dateUtc="2024-09-05T00:52:00Z">
        <w:r w:rsidR="0037383F">
          <w:rPr>
            <w:lang w:val="en-GB"/>
          </w:rPr>
          <w:t xml:space="preserve"> to the </w:t>
        </w:r>
      </w:ins>
      <w:ins w:id="696" w:author="Raphael Malyankar" w:date="2024-09-04T19:24:00Z" w16du:dateUtc="2024-09-05T02:24:00Z">
        <w:r w:rsidR="0009391D">
          <w:rPr>
            <w:lang w:val="en-GB"/>
          </w:rPr>
          <w:t>requirements for domain extent polygons</w:t>
        </w:r>
      </w:ins>
      <w:ins w:id="697" w:author="Raphael Malyankar" w:date="2024-09-04T17:52:00Z" w16du:dateUtc="2024-09-05T00:52:00Z">
        <w:r w:rsidR="0037383F">
          <w:rPr>
            <w:lang w:val="en-GB"/>
          </w:rPr>
          <w:t xml:space="preserve"> </w:t>
        </w:r>
      </w:ins>
      <w:ins w:id="698" w:author="Raphael Malyankar" w:date="2024-09-04T19:24:00Z" w16du:dateUtc="2024-09-05T02:24:00Z">
        <w:r w:rsidR="0009391D">
          <w:rPr>
            <w:lang w:val="en-GB"/>
          </w:rPr>
          <w:t xml:space="preserve">described </w:t>
        </w:r>
      </w:ins>
      <w:ins w:id="699" w:author="Raphael Malyankar" w:date="2024-09-04T17:52:00Z" w16du:dateUtc="2024-09-05T00:52:00Z">
        <w:r w:rsidR="0037383F">
          <w:rPr>
            <w:lang w:val="en-GB"/>
          </w:rPr>
          <w:t xml:space="preserve">in clause </w:t>
        </w:r>
        <w:r w:rsidR="0037383F">
          <w:rPr>
            <w:lang w:val="en-GB"/>
          </w:rPr>
          <w:fldChar w:fldCharType="begin"/>
        </w:r>
        <w:r w:rsidR="0037383F">
          <w:rPr>
            <w:lang w:val="en-GB"/>
          </w:rPr>
          <w:instrText xml:space="preserve"> REF _Ref176364790 \r \h </w:instrText>
        </w:r>
      </w:ins>
      <w:r w:rsidR="0037383F">
        <w:rPr>
          <w:lang w:val="en-GB"/>
        </w:rPr>
      </w:r>
      <w:r w:rsidR="0037383F">
        <w:rPr>
          <w:lang w:val="en-GB"/>
        </w:rPr>
        <w:fldChar w:fldCharType="separate"/>
      </w:r>
      <w:ins w:id="700" w:author="Raphael Malyankar" w:date="2024-09-04T17:52:00Z" w16du:dateUtc="2024-09-05T00:52:00Z">
        <w:r w:rsidR="0037383F">
          <w:rPr>
            <w:lang w:val="en-GB"/>
          </w:rPr>
          <w:t>7.8</w:t>
        </w:r>
        <w:r w:rsidR="0037383F">
          <w:rPr>
            <w:lang w:val="en-GB"/>
          </w:rPr>
          <w:fldChar w:fldCharType="end"/>
        </w:r>
        <w:r w:rsidR="0037383F">
          <w:rPr>
            <w:lang w:val="en-GB"/>
          </w:rPr>
          <w:t>.</w:t>
        </w:r>
      </w:ins>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701" w:name="_Ref127291188"/>
      <w:r w:rsidRPr="003A655F">
        <w:rPr>
          <w:lang w:val="en-GB"/>
        </w:rPr>
        <w:t>Value groups (Group_nnn)</w:t>
      </w:r>
      <w:bookmarkEnd w:id="701"/>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r w:rsidRPr="003A655F">
        <w:rPr>
          <w:rFonts w:cs="Arial"/>
          <w:i/>
          <w:lang w:val="en-GB"/>
        </w:rPr>
        <w:t>timePoint</w:t>
      </w:r>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r w:rsidR="00B602B5" w:rsidRPr="003A655F">
        <w:rPr>
          <w:rFonts w:cs="Arial"/>
          <w:lang w:val="en-GB"/>
        </w:rPr>
        <w:t>waterLevelHeight</w:t>
      </w:r>
      <w:r w:rsidR="00C23524">
        <w:rPr>
          <w:rFonts w:cs="Arial"/>
          <w:lang w:val="en-GB"/>
        </w:rPr>
        <w:t xml:space="preserve">, </w:t>
      </w:r>
      <w:r w:rsidR="00B602B5" w:rsidRPr="003A655F">
        <w:rPr>
          <w:rFonts w:cs="Arial"/>
          <w:lang w:val="en-GB"/>
        </w:rPr>
        <w:t>waterLevelTrend</w:t>
      </w:r>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r w:rsidRPr="003A655F">
        <w:rPr>
          <w:rFonts w:cs="Arial"/>
          <w:i/>
          <w:lang w:val="en-GB"/>
        </w:rPr>
        <w:t>numROW</w:t>
      </w:r>
      <w:r w:rsidR="00B602B5" w:rsidRPr="003A655F">
        <w:rPr>
          <w:rFonts w:cs="Arial"/>
          <w:i/>
          <w:lang w:val="en-GB"/>
        </w:rPr>
        <w:t>S</w:t>
      </w:r>
      <w:r w:rsidRPr="003A655F">
        <w:rPr>
          <w:rFonts w:cs="Arial"/>
          <w:lang w:val="en-GB"/>
        </w:rPr>
        <w:t>) and, if two-dimensional, columns (</w:t>
      </w:r>
      <w:r w:rsidRPr="003A655F">
        <w:rPr>
          <w:rFonts w:cs="Arial"/>
          <w:i/>
          <w:lang w:val="en-GB"/>
        </w:rPr>
        <w:t>numCOL</w:t>
      </w:r>
      <w:r w:rsidR="00B602B5" w:rsidRPr="003A655F">
        <w:rPr>
          <w:rFonts w:cs="Arial"/>
          <w:i/>
          <w:lang w:val="en-GB"/>
        </w:rPr>
        <w:t>S</w:t>
      </w:r>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r w:rsidRPr="003A655F">
        <w:rPr>
          <w:rFonts w:cs="Arial"/>
          <w:i/>
          <w:lang w:val="en-GB"/>
        </w:rPr>
        <w:t>dataCodingFormat</w:t>
      </w:r>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r w:rsidRPr="003A655F">
        <w:rPr>
          <w:rFonts w:cs="Arial"/>
          <w:i/>
          <w:iCs/>
          <w:lang w:val="en-GB"/>
        </w:rPr>
        <w:t>dataCodingFormat</w:t>
      </w:r>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r w:rsidR="0088060F" w:rsidRPr="003A655F">
        <w:rPr>
          <w:rFonts w:cs="Arial"/>
          <w:i/>
          <w:iCs/>
          <w:lang w:val="en-GB"/>
        </w:rPr>
        <w:t>numPOS</w:t>
      </w:r>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r w:rsidRPr="003A655F">
        <w:rPr>
          <w:rFonts w:cs="Arial"/>
          <w:i/>
          <w:iCs/>
          <w:lang w:val="en-GB"/>
        </w:rPr>
        <w:t>axisNames</w:t>
      </w:r>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702"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702"/>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r w:rsidRPr="003A655F">
        <w:rPr>
          <w:b/>
          <w:i/>
          <w:iCs/>
          <w:sz w:val="18"/>
          <w:szCs w:val="18"/>
          <w:lang w:val="en-GB"/>
        </w:rPr>
        <w:t>numPOS</w:t>
      </w:r>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Value of n</w:t>
            </w:r>
            <w:r w:rsidRPr="003A655F">
              <w:rPr>
                <w:b/>
                <w:sz w:val="18"/>
                <w:szCs w:val="18"/>
                <w:lang w:val="en-GB"/>
              </w:rPr>
              <w:t>umPOS</w:t>
            </w:r>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703" w:name="_Ref167907494"/>
      <w:r w:rsidRPr="003A655F">
        <w:rPr>
          <w:lang w:val="en-GB"/>
        </w:rPr>
        <w:t>Summary of generali</w:t>
      </w:r>
      <w:r w:rsidR="002A0003" w:rsidRPr="003A655F">
        <w:rPr>
          <w:lang w:val="en-GB"/>
        </w:rPr>
        <w:t>s</w:t>
      </w:r>
      <w:r w:rsidRPr="003A655F">
        <w:rPr>
          <w:lang w:val="en-GB"/>
        </w:rPr>
        <w:t>ed dimensions</w:t>
      </w:r>
      <w:bookmarkEnd w:id="703"/>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regular grids numPOS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r w:rsidRPr="003A655F">
        <w:rPr>
          <w:i/>
          <w:lang w:val="en-GB"/>
        </w:rPr>
        <w:t>numROWS</w:t>
      </w:r>
      <w:r w:rsidRPr="003A655F">
        <w:rPr>
          <w:lang w:val="en-GB"/>
        </w:rPr>
        <w:t xml:space="preserve"> by </w:t>
      </w:r>
      <w:r w:rsidRPr="003A655F">
        <w:rPr>
          <w:i/>
          <w:lang w:val="en-GB"/>
        </w:rPr>
        <w:t>numCOLS</w:t>
      </w:r>
      <w:r w:rsidRPr="003A655F">
        <w:rPr>
          <w:lang w:val="en-GB"/>
        </w:rPr>
        <w:t xml:space="preserve">. The total number of data Groups is </w:t>
      </w:r>
      <w:r w:rsidRPr="003A655F">
        <w:rPr>
          <w:i/>
          <w:lang w:val="en-GB"/>
        </w:rPr>
        <w:t>numGRP</w:t>
      </w:r>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r w:rsidRPr="003A655F">
        <w:rPr>
          <w:i/>
          <w:lang w:val="en-GB"/>
        </w:rPr>
        <w:t>numROWS</w:t>
      </w:r>
      <w:r w:rsidRPr="003A655F">
        <w:rPr>
          <w:lang w:val="en-GB"/>
        </w:rPr>
        <w:t xml:space="preserve">, </w:t>
      </w:r>
      <w:r w:rsidRPr="003A655F">
        <w:rPr>
          <w:i/>
          <w:lang w:val="en-GB"/>
        </w:rPr>
        <w:t>numCOLS</w:t>
      </w:r>
      <w:r w:rsidRPr="003A655F">
        <w:rPr>
          <w:lang w:val="en-GB"/>
        </w:rPr>
        <w:t>.</w:t>
      </w:r>
      <w:r w:rsidRPr="003A655F">
        <w:rPr>
          <w:i/>
          <w:lang w:val="en-GB"/>
        </w:rPr>
        <w:t xml:space="preserve"> numPOS, </w:t>
      </w:r>
      <w:r w:rsidRPr="003A655F">
        <w:rPr>
          <w:lang w:val="en-GB"/>
        </w:rPr>
        <w:t xml:space="preserve">and </w:t>
      </w:r>
      <w:r w:rsidRPr="003A655F">
        <w:rPr>
          <w:i/>
          <w:lang w:val="en-GB"/>
        </w:rPr>
        <w:t>numGRP)</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numPOS</w:t>
            </w:r>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numCOLS</w:t>
            </w:r>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numROWS</w:t>
            </w:r>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numGRP</w:t>
            </w:r>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numPointsLongitudinal</w:t>
            </w:r>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numPointsLatitudinal</w:t>
            </w:r>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numberOfTimes</w:t>
            </w:r>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r w:rsidRPr="00150B04">
        <w:rPr>
          <w:i/>
          <w:iCs/>
          <w:lang w:val="en-GB"/>
        </w:rPr>
        <w:t>numCOLS</w:t>
      </w:r>
      <w:r>
        <w:rPr>
          <w:lang w:val="en-GB"/>
        </w:rPr>
        <w:t xml:space="preserve"> and </w:t>
      </w:r>
      <w:r w:rsidRPr="00150B04">
        <w:rPr>
          <w:i/>
          <w:iCs/>
          <w:lang w:val="en-GB"/>
        </w:rPr>
        <w:t>numROWS</w:t>
      </w:r>
      <w:r>
        <w:rPr>
          <w:lang w:val="en-GB"/>
        </w:rPr>
        <w:t xml:space="preserve"> must be adjusted down by 1 if data points are at cell centres (dataOffsetCode = 5) in order to avoid overrunning the last row and column of the grid extent. </w:t>
      </w:r>
    </w:p>
    <w:p w14:paraId="61ED17DE" w14:textId="77777777" w:rsidR="00150B04" w:rsidRPr="003A655F" w:rsidRDefault="00150B04" w:rsidP="00CB16AB">
      <w:pPr>
        <w:spacing w:after="120" w:line="240" w:lineRule="auto"/>
        <w:rPr>
          <w:lang w:val="en-GB"/>
        </w:rPr>
      </w:pP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 xml:space="preserve">The following group and dataset names are mandatory in S-100: ‘Group_F’, ‘featureCode’, and (for S-104) ‘WaterLevel’, ‘axisNames’, ‘Positioning’, (for S-104) ‘WaterLevel.nn’, and ‘Group_nnn’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r w:rsidRPr="003A655F">
        <w:rPr>
          <w:i/>
          <w:lang w:val="en-GB"/>
        </w:rPr>
        <w:t>numPointsLongitudinal</w:t>
      </w:r>
      <w:r w:rsidRPr="003A655F">
        <w:rPr>
          <w:lang w:val="en-GB"/>
        </w:rPr>
        <w:t xml:space="preserve"> and </w:t>
      </w:r>
      <w:r w:rsidRPr="003A655F">
        <w:rPr>
          <w:i/>
          <w:lang w:val="en-GB"/>
        </w:rPr>
        <w:t>numPointsLatitudinal</w:t>
      </w:r>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r w:rsidR="006728CF" w:rsidRPr="003A655F">
        <w:rPr>
          <w:i/>
          <w:iCs/>
          <w:lang w:val="en-GB"/>
        </w:rPr>
        <w:t>timePoint</w:t>
      </w:r>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r w:rsidRPr="003A655F">
        <w:rPr>
          <w:i/>
          <w:lang w:val="en-GB"/>
        </w:rPr>
        <w:t>dataCodingFormat</w:t>
      </w:r>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r w:rsidR="007E2BE0" w:rsidRPr="003A655F">
        <w:rPr>
          <w:i/>
          <w:lang w:val="en-GB"/>
        </w:rPr>
        <w:t>numCOL</w:t>
      </w:r>
      <w:r w:rsidR="00163FCE" w:rsidRPr="003A655F">
        <w:rPr>
          <w:i/>
          <w:lang w:val="en-GB"/>
        </w:rPr>
        <w:t>S</w:t>
      </w:r>
      <w:r w:rsidR="007E2BE0" w:rsidRPr="003A655F">
        <w:rPr>
          <w:lang w:val="en-GB"/>
        </w:rPr>
        <w:t>) and rows (</w:t>
      </w:r>
      <w:r w:rsidR="007E2BE0" w:rsidRPr="003A655F">
        <w:rPr>
          <w:i/>
          <w:lang w:val="en-GB"/>
        </w:rPr>
        <w:t>numROW</w:t>
      </w:r>
      <w:r w:rsidR="00163FCE" w:rsidRPr="003A655F">
        <w:rPr>
          <w:i/>
          <w:lang w:val="en-GB"/>
        </w:rPr>
        <w:t>S</w:t>
      </w:r>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r w:rsidRPr="003A655F">
        <w:rPr>
          <w:i/>
          <w:lang w:val="en-GB"/>
        </w:rPr>
        <w:t>numGRP</w:t>
      </w:r>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r w:rsidR="00734E9D" w:rsidRPr="003A655F">
        <w:rPr>
          <w:i/>
          <w:lang w:val="en-GB"/>
        </w:rPr>
        <w:t xml:space="preserve">dataCodingFormat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‘Group</w:t>
      </w:r>
      <w:r w:rsidR="003049B7" w:rsidRPr="003A655F">
        <w:rPr>
          <w:rFonts w:eastAsia="Times New Roman"/>
          <w:bCs/>
          <w:lang w:val="en-GB"/>
        </w:rPr>
        <w:t>_nn</w:t>
      </w:r>
      <w:r w:rsidRPr="003A655F">
        <w:rPr>
          <w:rFonts w:eastAsia="Times New Roman"/>
          <w:bCs/>
          <w:lang w:val="en-GB"/>
        </w:rPr>
        <w:t>n</w:t>
      </w:r>
      <w:r w:rsidRPr="003A655F">
        <w:rPr>
          <w:lang w:val="en-GB"/>
        </w:rPr>
        <w:t xml:space="preserve">‘, where </w:t>
      </w:r>
      <w:r w:rsidR="003049B7" w:rsidRPr="003A655F">
        <w:rPr>
          <w:rFonts w:eastAsia="Times New Roman"/>
          <w:bCs/>
          <w:lang w:val="en-GB"/>
        </w:rPr>
        <w:t>nnn</w:t>
      </w:r>
      <w:r w:rsidRPr="003A655F">
        <w:rPr>
          <w:lang w:val="en-GB"/>
        </w:rPr>
        <w:t xml:space="preserve"> is numbered from 1 to </w:t>
      </w:r>
      <w:r w:rsidRPr="003A655F">
        <w:rPr>
          <w:i/>
          <w:lang w:val="en-GB"/>
        </w:rPr>
        <w:t>numGRP</w:t>
      </w:r>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w:t>
            </w:r>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w:t>
            </w:r>
            <w:r w:rsidRPr="003A655F">
              <w:rPr>
                <w:rFonts w:eastAsia="Times New Roman" w:cs="Arial"/>
                <w:b/>
                <w:bCs/>
                <w:i/>
                <w:lang w:val="en-GB"/>
              </w:rPr>
              <w:t>_</w:t>
            </w:r>
            <w:r w:rsidRPr="003A655F">
              <w:rPr>
                <w:rFonts w:eastAsia="Times New Roman" w:cs="Arial"/>
                <w:b/>
                <w:bCs/>
                <w:lang w:val="en-GB"/>
              </w:rPr>
              <w:t>nnn</w:t>
            </w:r>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i/>
                <w:vertAlign w:val="subscript"/>
                <w:lang w:val="en-GB"/>
              </w:rPr>
              <w:t>numGRP</w:t>
            </w:r>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704"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04"/>
      <w:r w:rsidRPr="003A655F">
        <w:rPr>
          <w:b/>
          <w:sz w:val="18"/>
          <w:szCs w:val="18"/>
          <w:lang w:val="en-GB"/>
        </w:rPr>
        <w:t xml:space="preserve"> - Schematic of the S-104 HDF5 data product structure. The four parameters </w:t>
      </w:r>
      <w:r w:rsidRPr="003A655F">
        <w:rPr>
          <w:b/>
          <w:i/>
          <w:iCs/>
          <w:sz w:val="18"/>
          <w:szCs w:val="18"/>
          <w:lang w:val="en-GB"/>
        </w:rPr>
        <w:t>numPOS</w:t>
      </w:r>
      <w:r w:rsidRPr="003A655F">
        <w:rPr>
          <w:b/>
          <w:sz w:val="18"/>
          <w:szCs w:val="18"/>
          <w:lang w:val="en-GB"/>
        </w:rPr>
        <w:t xml:space="preserve">, </w:t>
      </w:r>
      <w:r w:rsidRPr="003A655F">
        <w:rPr>
          <w:b/>
          <w:i/>
          <w:iCs/>
          <w:sz w:val="18"/>
          <w:szCs w:val="18"/>
          <w:lang w:val="en-GB"/>
        </w:rPr>
        <w:t>numCOLS</w:t>
      </w:r>
      <w:r w:rsidRPr="003A655F">
        <w:rPr>
          <w:b/>
          <w:sz w:val="18"/>
          <w:szCs w:val="18"/>
          <w:lang w:val="en-GB"/>
        </w:rPr>
        <w:t xml:space="preserve">, </w:t>
      </w:r>
      <w:r w:rsidRPr="003A655F">
        <w:rPr>
          <w:b/>
          <w:i/>
          <w:iCs/>
          <w:sz w:val="18"/>
          <w:szCs w:val="18"/>
          <w:lang w:val="en-GB"/>
        </w:rPr>
        <w:t>numROWS</w:t>
      </w:r>
      <w:r w:rsidRPr="003A655F">
        <w:rPr>
          <w:b/>
          <w:sz w:val="18"/>
          <w:szCs w:val="18"/>
          <w:lang w:val="en-GB"/>
        </w:rPr>
        <w:t xml:space="preserve">, and </w:t>
      </w:r>
      <w:r w:rsidRPr="003A655F">
        <w:rPr>
          <w:b/>
          <w:i/>
          <w:iCs/>
          <w:sz w:val="18"/>
          <w:szCs w:val="18"/>
          <w:lang w:val="en-GB"/>
        </w:rPr>
        <w:t>numGRP</w:t>
      </w:r>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r w:rsidR="00637764" w:rsidRPr="003A655F">
        <w:rPr>
          <w:b/>
          <w:sz w:val="18"/>
          <w:szCs w:val="18"/>
          <w:vertAlign w:val="subscript"/>
          <w:lang w:val="en-GB"/>
        </w:rPr>
        <w:t>numGRP</w:t>
      </w:r>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r w:rsidR="003A0BB3" w:rsidRPr="003A655F">
        <w:rPr>
          <w:b/>
          <w:i/>
          <w:iCs/>
          <w:sz w:val="18"/>
          <w:szCs w:val="18"/>
          <w:lang w:val="en-GB"/>
        </w:rPr>
        <w:t>dataCodingFormat</w:t>
      </w:r>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705" w:name="_Toc415229441"/>
      <w:bookmarkStart w:id="706" w:name="_Toc415229442"/>
      <w:bookmarkStart w:id="707" w:name="_Toc415229443"/>
      <w:bookmarkStart w:id="708" w:name="_Toc415229444"/>
      <w:bookmarkStart w:id="709" w:name="_Toc415229445"/>
      <w:bookmarkStart w:id="710" w:name="_Toc415229446"/>
      <w:bookmarkStart w:id="711" w:name="_Toc415229447"/>
      <w:bookmarkStart w:id="712" w:name="_Toc415229448"/>
      <w:bookmarkStart w:id="713" w:name="_Toc415229449"/>
      <w:bookmarkStart w:id="714" w:name="_Toc415229450"/>
      <w:bookmarkStart w:id="715" w:name="_Toc415229451"/>
      <w:bookmarkStart w:id="716" w:name="_Toc415229452"/>
      <w:bookmarkStart w:id="717" w:name="_Toc415229453"/>
      <w:bookmarkStart w:id="718" w:name="_Toc415229454"/>
      <w:bookmarkStart w:id="719" w:name="_Toc415229455"/>
      <w:bookmarkStart w:id="720" w:name="_Toc415229456"/>
      <w:bookmarkStart w:id="721" w:name="_Toc415229457"/>
      <w:bookmarkStart w:id="722" w:name="_Toc415229458"/>
      <w:bookmarkStart w:id="723" w:name="_Toc415229459"/>
      <w:bookmarkStart w:id="724" w:name="_Toc415229460"/>
      <w:bookmarkStart w:id="725" w:name="_Toc415229461"/>
      <w:bookmarkStart w:id="726" w:name="_Toc402785367"/>
      <w:bookmarkStart w:id="727" w:name="_Toc412810786"/>
      <w:bookmarkStart w:id="728" w:name="_Toc472931290"/>
      <w:bookmarkStart w:id="729" w:name="_Toc523992735"/>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r w:rsidRPr="003A655F">
        <w:rPr>
          <w:lang w:val="en-GB"/>
        </w:rPr>
        <w:t>Digital Certification Block</w:t>
      </w:r>
      <w:bookmarkEnd w:id="726"/>
      <w:bookmarkEnd w:id="727"/>
      <w:bookmarkEnd w:id="728"/>
      <w:bookmarkEnd w:id="729"/>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420165">
      <w:pPr>
        <w:pStyle w:val="Heading4"/>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730" w:name="_Toc528919218"/>
      <w:bookmarkStart w:id="731" w:name="_Toc528920662"/>
      <w:bookmarkStart w:id="732" w:name="_Toc528920771"/>
      <w:bookmarkStart w:id="733" w:name="_Toc528921148"/>
      <w:bookmarkStart w:id="734" w:name="_Toc528921257"/>
      <w:bookmarkStart w:id="735" w:name="_Toc528921481"/>
      <w:bookmarkStart w:id="736" w:name="_Toc528919219"/>
      <w:bookmarkStart w:id="737" w:name="_Toc528920663"/>
      <w:bookmarkStart w:id="738" w:name="_Toc528920772"/>
      <w:bookmarkStart w:id="739" w:name="_Toc528921149"/>
      <w:bookmarkStart w:id="740" w:name="_Toc528921258"/>
      <w:bookmarkStart w:id="741" w:name="_Toc528921482"/>
      <w:bookmarkStart w:id="742" w:name="_Toc70328696"/>
      <w:bookmarkStart w:id="743" w:name="_Toc70370366"/>
      <w:bookmarkStart w:id="744" w:name="_Toc70470815"/>
      <w:bookmarkStart w:id="745" w:name="_Toc70328697"/>
      <w:bookmarkStart w:id="746" w:name="_Toc70370367"/>
      <w:bookmarkStart w:id="747" w:name="_Toc70470816"/>
      <w:bookmarkStart w:id="748" w:name="_Toc70328698"/>
      <w:bookmarkStart w:id="749" w:name="_Toc70370368"/>
      <w:bookmarkStart w:id="750" w:name="_Toc70470817"/>
      <w:bookmarkStart w:id="751" w:name="_Toc70328699"/>
      <w:bookmarkStart w:id="752" w:name="_Toc70370369"/>
      <w:bookmarkStart w:id="753" w:name="_Toc70470818"/>
      <w:bookmarkStart w:id="754" w:name="_Toc70328700"/>
      <w:bookmarkStart w:id="755" w:name="_Toc70370370"/>
      <w:bookmarkStart w:id="756" w:name="_Toc70470819"/>
      <w:bookmarkStart w:id="757" w:name="_Toc70328701"/>
      <w:bookmarkStart w:id="758" w:name="_Toc70370371"/>
      <w:bookmarkStart w:id="759" w:name="_Toc70470820"/>
      <w:bookmarkStart w:id="760" w:name="_Toc70328702"/>
      <w:bookmarkStart w:id="761" w:name="_Toc70370372"/>
      <w:bookmarkStart w:id="762" w:name="_Toc70470821"/>
      <w:bookmarkStart w:id="763" w:name="_Toc70328703"/>
      <w:bookmarkStart w:id="764" w:name="_Toc70370373"/>
      <w:bookmarkStart w:id="765" w:name="_Toc70470822"/>
      <w:bookmarkStart w:id="766" w:name="_Toc166534648"/>
      <w:bookmarkStart w:id="767" w:name="_Toc166706514"/>
      <w:bookmarkStart w:id="768" w:name="_Toc167916617"/>
      <w:bookmarkStart w:id="769" w:name="_Toc166534649"/>
      <w:bookmarkStart w:id="770" w:name="_Toc166706515"/>
      <w:bookmarkStart w:id="771" w:name="_Toc167916618"/>
      <w:bookmarkStart w:id="772" w:name="_Toc166534650"/>
      <w:bookmarkStart w:id="773" w:name="_Toc166706516"/>
      <w:bookmarkStart w:id="774" w:name="_Toc167916619"/>
      <w:bookmarkStart w:id="775" w:name="_Toc528919222"/>
      <w:bookmarkStart w:id="776" w:name="_Toc528920666"/>
      <w:bookmarkStart w:id="777" w:name="_Toc528920775"/>
      <w:bookmarkStart w:id="778" w:name="_Toc528921152"/>
      <w:bookmarkStart w:id="779" w:name="_Toc528921261"/>
      <w:bookmarkStart w:id="780" w:name="_Toc528921485"/>
      <w:bookmarkStart w:id="781" w:name="_Toc523992737"/>
      <w:bookmarkStart w:id="782" w:name="_Toc167916620"/>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r w:rsidRPr="003A655F">
        <w:rPr>
          <w:lang w:val="en-GB"/>
        </w:rPr>
        <w:t>Data Product Delivery</w:t>
      </w:r>
      <w:bookmarkEnd w:id="616"/>
      <w:bookmarkEnd w:id="617"/>
      <w:bookmarkEnd w:id="781"/>
      <w:bookmarkEnd w:id="782"/>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783" w:name="_Toc523992738"/>
      <w:bookmarkStart w:id="784" w:name="_Toc167916621"/>
      <w:r w:rsidRPr="003A655F">
        <w:rPr>
          <w:lang w:val="en-GB"/>
        </w:rPr>
        <w:t>Introduction</w:t>
      </w:r>
      <w:bookmarkEnd w:id="783"/>
      <w:bookmarkEnd w:id="784"/>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785" w:name="_Toc523992739"/>
      <w:bookmarkStart w:id="786" w:name="_Toc412810789"/>
      <w:bookmarkStart w:id="787" w:name="_Toc472931294"/>
      <w:bookmarkEnd w:id="618"/>
      <w:bookmarkEnd w:id="619"/>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788"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788"/>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789" w:name="_Ref74754085"/>
      <w:bookmarkStart w:id="790" w:name="_Ref74754091"/>
      <w:bookmarkStart w:id="791" w:name="_Ref74854226"/>
      <w:bookmarkStart w:id="792" w:name="_Toc167916623"/>
      <w:r w:rsidRPr="003A655F">
        <w:rPr>
          <w:lang w:val="en-GB"/>
        </w:rPr>
        <w:t xml:space="preserve">Exchange </w:t>
      </w:r>
      <w:bookmarkEnd w:id="785"/>
      <w:r w:rsidR="008C599C" w:rsidRPr="003A655F">
        <w:rPr>
          <w:lang w:val="en-GB"/>
        </w:rPr>
        <w:t>Sets</w:t>
      </w:r>
      <w:bookmarkEnd w:id="789"/>
      <w:bookmarkEnd w:id="790"/>
      <w:bookmarkEnd w:id="791"/>
      <w:bookmarkEnd w:id="792"/>
    </w:p>
    <w:bookmarkEnd w:id="786"/>
    <w:bookmarkEnd w:id="787"/>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r w:rsidRPr="00A258A0">
              <w:rPr>
                <w:sz w:val="20"/>
                <w:szCs w:val="20"/>
                <w:lang w:val="fr-FR"/>
              </w:rPr>
              <w:t>Auxiliary files (Feature and Portrayal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793"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793"/>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794" w:name="_Ref75763388"/>
      <w:bookmarkStart w:id="795"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94"/>
      <w:bookmarkEnd w:id="795"/>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796" w:name="_Toc523992740"/>
      <w:bookmarkStart w:id="797" w:name="_Toc167916624"/>
      <w:bookmarkStart w:id="798" w:name="_Toc472931295"/>
      <w:bookmarkStart w:id="799" w:name="_Hlk112775236"/>
      <w:r w:rsidRPr="003A655F">
        <w:rPr>
          <w:lang w:val="en-GB"/>
        </w:rPr>
        <w:t>Exchange Catalogue</w:t>
      </w:r>
      <w:bookmarkEnd w:id="796"/>
      <w:bookmarkEnd w:id="797"/>
    </w:p>
    <w:bookmarkEnd w:id="798"/>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800" w:name="_Toc523992741"/>
      <w:bookmarkStart w:id="801" w:name="_Ref104315486"/>
      <w:bookmarkStart w:id="802" w:name="_Ref104315492"/>
      <w:bookmarkStart w:id="803" w:name="_Ref122697735"/>
      <w:bookmarkStart w:id="804" w:name="_Ref122700693"/>
      <w:bookmarkStart w:id="805" w:name="_Toc167916625"/>
      <w:bookmarkStart w:id="806" w:name="_Toc412810790"/>
      <w:bookmarkStart w:id="807" w:name="_Toc472931296"/>
      <w:bookmarkEnd w:id="799"/>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800"/>
      <w:bookmarkEnd w:id="801"/>
      <w:bookmarkEnd w:id="802"/>
      <w:bookmarkEnd w:id="803"/>
      <w:bookmarkEnd w:id="804"/>
      <w:bookmarkEnd w:id="805"/>
    </w:p>
    <w:bookmarkEnd w:id="806"/>
    <w:bookmarkEnd w:id="807"/>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808"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808"/>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For real-time and forecast data, it is recommended that the dateTime of the first record be part of the dataset name, to help distinguish the most recent files.</w:t>
      </w:r>
      <w:bookmarkStart w:id="809"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810"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(ches) organised stationwise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811" w:name="_Ref112886771"/>
      <w:r w:rsidRPr="003A655F">
        <w:rPr>
          <w:lang w:val="en-GB"/>
        </w:rPr>
        <w:t>Dataset MRN (informative)</w:t>
      </w:r>
      <w:bookmarkEnd w:id="811"/>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&lt;ver&gt;</w:t>
      </w:r>
      <w:r w:rsidRPr="003A655F">
        <w:rPr>
          <w:lang w:val="en-GB"/>
        </w:rPr>
        <w:t>:&lt;cccc&gt;:&lt;region&gt;:&lt;type&gt;:&lt;dtg&gt;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&lt;ver&gt;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&lt;cccc&gt;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&lt;dtg&gt;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812" w:name="_Toc70470830"/>
      <w:bookmarkStart w:id="813" w:name="_Ref104156899"/>
      <w:bookmarkStart w:id="814" w:name="_Toc167916626"/>
      <w:bookmarkEnd w:id="809"/>
      <w:bookmarkEnd w:id="810"/>
      <w:bookmarkEnd w:id="812"/>
      <w:r w:rsidRPr="003A655F">
        <w:rPr>
          <w:lang w:val="en-GB"/>
        </w:rPr>
        <w:t xml:space="preserve">Support </w:t>
      </w:r>
      <w:r w:rsidR="002412BC" w:rsidRPr="003A655F">
        <w:rPr>
          <w:lang w:val="en-GB"/>
        </w:rPr>
        <w:t>f</w:t>
      </w:r>
      <w:r w:rsidRPr="003A655F">
        <w:rPr>
          <w:lang w:val="en-GB"/>
        </w:rPr>
        <w:t>iles</w:t>
      </w:r>
      <w:bookmarkEnd w:id="813"/>
      <w:bookmarkEnd w:id="814"/>
    </w:p>
    <w:p w14:paraId="565147AD" w14:textId="37D4E877" w:rsidR="00094D92" w:rsidRPr="003A655F" w:rsidRDefault="00094D92" w:rsidP="002412BC">
      <w:pPr>
        <w:spacing w:after="60" w:line="240" w:lineRule="auto"/>
        <w:rPr>
          <w:lang w:val="en-GB"/>
        </w:rPr>
      </w:pPr>
      <w:bookmarkStart w:id="815" w:name="_Hlk112780917"/>
      <w:bookmarkStart w:id="816"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817" w:name="_Ref104156902"/>
      <w:bookmarkStart w:id="818" w:name="_Toc167916627"/>
      <w:bookmarkEnd w:id="815"/>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817"/>
      <w:bookmarkEnd w:id="818"/>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819"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codes must be exactly those in the S-100 codelist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820" w:name="_Toc126094506"/>
      <w:bookmarkStart w:id="821" w:name="_Toc126241758"/>
      <w:bookmarkStart w:id="822" w:name="_Toc70470832"/>
      <w:bookmarkStart w:id="823" w:name="_Toc66339950"/>
      <w:bookmarkStart w:id="824" w:name="_Ref74748111"/>
      <w:bookmarkStart w:id="825" w:name="_Ref127289825"/>
      <w:bookmarkStart w:id="826" w:name="_Toc167916628"/>
      <w:bookmarkStart w:id="827" w:name="_Toc225648311"/>
      <w:bookmarkStart w:id="828" w:name="_Toc225065168"/>
      <w:bookmarkStart w:id="829" w:name="_Toc523992743"/>
      <w:bookmarkEnd w:id="816"/>
      <w:bookmarkEnd w:id="819"/>
      <w:bookmarkEnd w:id="820"/>
      <w:bookmarkEnd w:id="821"/>
      <w:bookmarkEnd w:id="822"/>
      <w:r w:rsidRPr="003A655F">
        <w:rPr>
          <w:lang w:val="en-GB"/>
        </w:rPr>
        <w:t>Metadata</w:t>
      </w:r>
      <w:bookmarkEnd w:id="823"/>
      <w:bookmarkEnd w:id="824"/>
      <w:bookmarkEnd w:id="825"/>
      <w:bookmarkEnd w:id="826"/>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830" w:name="_Toc66339951"/>
      <w:bookmarkStart w:id="831" w:name="_Ref80222462"/>
      <w:bookmarkStart w:id="832" w:name="_Toc167916629"/>
      <w:r w:rsidRPr="003A655F">
        <w:rPr>
          <w:lang w:val="en-GB"/>
        </w:rPr>
        <w:t>Introduction</w:t>
      </w:r>
      <w:bookmarkEnd w:id="830"/>
      <w:bookmarkEnd w:id="831"/>
      <w:bookmarkEnd w:id="832"/>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833"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834" w:name="_Hlk112868747"/>
      <w:r w:rsidR="005118B3" w:rsidRPr="003A655F">
        <w:rPr>
          <w:rFonts w:cs="Arial"/>
          <w:lang w:val="en-GB"/>
        </w:rPr>
        <w:t xml:space="preserve">enumeration dictionaries, </w:t>
      </w:r>
      <w:bookmarkEnd w:id="834"/>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835" w:name="_Ref69725748"/>
      <w:bookmarkStart w:id="836" w:name="_Toc167916630"/>
      <w:bookmarkStart w:id="837" w:name="_Hlk112781308"/>
      <w:bookmarkEnd w:id="833"/>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835"/>
      <w:r w:rsidRPr="003A655F">
        <w:rPr>
          <w:lang w:val="en-GB"/>
        </w:rPr>
        <w:t xml:space="preserve"> components and metadata classes</w:t>
      </w:r>
      <w:r w:rsidR="003E1649" w:rsidRPr="003A655F">
        <w:rPr>
          <w:lang w:val="en-GB"/>
        </w:rPr>
        <w:t xml:space="preserve"> (informative)</w:t>
      </w:r>
      <w:bookmarkEnd w:id="836"/>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838" w:name="_Hlk112868604"/>
      <w:r w:rsidR="00866AE9" w:rsidRPr="003A655F">
        <w:rPr>
          <w:rFonts w:cs="Arial"/>
          <w:lang w:val="en-GB"/>
        </w:rPr>
        <w:t>enumeration dictionaries,</w:t>
      </w:r>
      <w:r w:rsidR="007F04F4" w:rsidRPr="003A655F">
        <w:rPr>
          <w:rFonts w:cs="Arial"/>
          <w:lang w:val="en-GB"/>
        </w:rPr>
        <w:t xml:space="preserve"> </w:t>
      </w:r>
      <w:bookmarkEnd w:id="838"/>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839"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839"/>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840" w:name="_Ref69725912"/>
      <w:bookmarkStart w:id="841" w:name="_Toc167916631"/>
      <w:bookmarkStart w:id="842" w:name="_Hlk112781324"/>
      <w:bookmarkEnd w:id="837"/>
      <w:r w:rsidRPr="003A655F">
        <w:rPr>
          <w:lang w:val="en-GB"/>
        </w:rPr>
        <w:t xml:space="preserve">Exchange </w:t>
      </w:r>
      <w:r w:rsidR="001933FF" w:rsidRPr="003A655F">
        <w:rPr>
          <w:lang w:val="en-GB"/>
        </w:rPr>
        <w:t>S</w:t>
      </w:r>
      <w:r w:rsidRPr="003A655F">
        <w:rPr>
          <w:lang w:val="en-GB"/>
        </w:rPr>
        <w:t>et components and related metadata</w:t>
      </w:r>
      <w:bookmarkEnd w:id="840"/>
      <w:bookmarkEnd w:id="841"/>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843"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843"/>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844"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844"/>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Schematron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r w:rsidR="00C12673" w:rsidRPr="003A655F">
        <w:rPr>
          <w:rFonts w:cs="Arial"/>
          <w:lang w:val="en-GB"/>
        </w:rPr>
        <w:t>Schematron-capable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845" w:name="_Toc66339952"/>
      <w:bookmarkStart w:id="846" w:name="_Ref69723119"/>
      <w:bookmarkStart w:id="847" w:name="_Ref69727150"/>
      <w:bookmarkStart w:id="848" w:name="_Ref80222470"/>
      <w:bookmarkStart w:id="849" w:name="_Ref80222482"/>
      <w:bookmarkStart w:id="850" w:name="_Ref80223439"/>
      <w:bookmarkStart w:id="851" w:name="_Ref104985317"/>
      <w:bookmarkStart w:id="852" w:name="_Ref109076429"/>
      <w:bookmarkStart w:id="853" w:name="_Ref110616210"/>
      <w:bookmarkStart w:id="854" w:name="_Ref110895806"/>
      <w:bookmarkStart w:id="855" w:name="_Ref110895810"/>
      <w:bookmarkStart w:id="856" w:name="_Ref166698340"/>
      <w:bookmarkStart w:id="857" w:name="_Toc167916632"/>
      <w:bookmarkEnd w:id="842"/>
      <w:r w:rsidRPr="003A655F">
        <w:rPr>
          <w:lang w:val="en-GB"/>
        </w:rPr>
        <w:t xml:space="preserve">Discovery </w:t>
      </w:r>
      <w:r w:rsidR="008B585E" w:rsidRPr="003A655F">
        <w:rPr>
          <w:lang w:val="en-GB"/>
        </w:rPr>
        <w:t>m</w:t>
      </w:r>
      <w:r w:rsidRPr="003A655F">
        <w:rPr>
          <w:lang w:val="en-GB"/>
        </w:rPr>
        <w:t>etadata</w:t>
      </w:r>
      <w:bookmarkEnd w:id="845"/>
      <w:bookmarkEnd w:id="846"/>
      <w:bookmarkEnd w:id="847"/>
      <w:bookmarkEnd w:id="848"/>
      <w:bookmarkEnd w:id="849"/>
      <w:bookmarkEnd w:id="850"/>
      <w:bookmarkEnd w:id="851"/>
      <w:bookmarkEnd w:id="852"/>
      <w:bookmarkEnd w:id="853"/>
      <w:bookmarkEnd w:id="854"/>
      <w:bookmarkEnd w:id="855"/>
      <w:bookmarkEnd w:id="856"/>
      <w:bookmarkEnd w:id="857"/>
    </w:p>
    <w:p w14:paraId="7D895773" w14:textId="7E653E19" w:rsidR="004148EC" w:rsidRPr="003A655F" w:rsidRDefault="004148EC" w:rsidP="008B585E">
      <w:pPr>
        <w:spacing w:after="120" w:line="240" w:lineRule="auto"/>
        <w:rPr>
          <w:rFonts w:cs="Arial"/>
          <w:lang w:val="en-GB"/>
        </w:rPr>
      </w:pPr>
      <w:bookmarkStart w:id="858"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858"/>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859"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859"/>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860"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861" w:name="_Hlk112781885"/>
      <w:bookmarkEnd w:id="860"/>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862"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862"/>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r w:rsidRPr="003A655F">
        <w:rPr>
          <w:rFonts w:cs="Arial"/>
          <w:i/>
          <w:iCs/>
          <w:lang w:val="en-GB"/>
        </w:rPr>
        <w:t>updateNumber</w:t>
      </w:r>
      <w:r w:rsidRPr="003A655F">
        <w:rPr>
          <w:rFonts w:cs="Arial"/>
          <w:lang w:val="en-GB"/>
        </w:rPr>
        <w:t xml:space="preserve"> and </w:t>
      </w:r>
      <w:r w:rsidRPr="003A655F">
        <w:rPr>
          <w:rFonts w:cs="Arial"/>
          <w:i/>
          <w:iCs/>
          <w:lang w:val="en-GB"/>
        </w:rPr>
        <w:t>updateApplicationDate</w:t>
      </w:r>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861"/>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863"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863"/>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864"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864"/>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1D2AB6E4">
            <wp:extent cx="8658139" cy="5344616"/>
            <wp:effectExtent l="0" t="0" r="0" b="889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4"/>
                    <a:stretch>
                      <a:fillRect/>
                    </a:stretch>
                  </pic:blipFill>
                  <pic:spPr>
                    <a:xfrm>
                      <a:off x="0" y="0"/>
                      <a:ext cx="8658139" cy="5344616"/>
                    </a:xfrm>
                    <a:prstGeom prst="rect">
                      <a:avLst/>
                    </a:prstGeom>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865"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865"/>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866"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866"/>
    </w:p>
    <w:p w14:paraId="353D14C2" w14:textId="77777777" w:rsidR="004148EC" w:rsidRPr="003A655F" w:rsidRDefault="004148EC" w:rsidP="00F43445">
      <w:pPr>
        <w:pStyle w:val="Heading3"/>
        <w:tabs>
          <w:tab w:val="clear" w:pos="660"/>
          <w:tab w:val="clear" w:pos="880"/>
          <w:tab w:val="left" w:pos="851"/>
        </w:tabs>
        <w:spacing w:before="120" w:after="200" w:line="240" w:lineRule="auto"/>
        <w:ind w:left="851" w:hanging="851"/>
        <w:rPr>
          <w:lang w:val="en-GB"/>
        </w:rPr>
      </w:pPr>
      <w:bookmarkStart w:id="867" w:name="_Toc66339953"/>
      <w:bookmarkStart w:id="868" w:name="_Ref70455329"/>
      <w:bookmarkStart w:id="869" w:name="_Toc167916633"/>
      <w:r w:rsidRPr="003A655F">
        <w:rPr>
          <w:lang w:val="en-GB"/>
        </w:rPr>
        <w:lastRenderedPageBreak/>
        <w:t>S100_ExchangeCatalogue</w:t>
      </w:r>
      <w:bookmarkEnd w:id="867"/>
      <w:bookmarkEnd w:id="868"/>
      <w:bookmarkEnd w:id="869"/>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870"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8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r w:rsidRPr="004A2C21">
              <w:rPr>
                <w:rFonts w:cs="Arial"/>
                <w:b/>
                <w:i/>
                <w:iCs/>
                <w:sz w:val="16"/>
                <w:szCs w:val="16"/>
                <w:lang w:val="en-GB"/>
              </w:rPr>
              <w:t>productSpecification</w:t>
            </w:r>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r w:rsidRPr="00A258A0">
              <w:rPr>
                <w:rFonts w:cs="Arial"/>
                <w:sz w:val="16"/>
                <w:szCs w:val="16"/>
                <w:lang w:val="fr-FR"/>
              </w:rPr>
              <w:t xml:space="preserve">Uniquely identifies this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productSpecification</w:t>
            </w:r>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defaultLocale</w:t>
            </w:r>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otherLocale</w:t>
            </w:r>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exchangeCatalogueDescription</w:t>
            </w:r>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exchangeCatalogueComment</w:t>
            </w:r>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dataServerIdentifier</w:t>
            </w:r>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datasetDiscoveryMetadata</w:t>
            </w:r>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catalogueDiscoveryMetadata</w:t>
            </w:r>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supportFileDiscoveryMetadata</w:t>
            </w:r>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871" w:name="_Toc66339954"/>
      <w:bookmarkStart w:id="872" w:name="_Ref75470506"/>
      <w:bookmarkStart w:id="873"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871"/>
      <w:bookmarkEnd w:id="872"/>
      <w:bookmarkEnd w:id="873"/>
    </w:p>
    <w:p w14:paraId="564CDD48" w14:textId="55AAEB90" w:rsidR="004148EC" w:rsidRPr="003A655F" w:rsidRDefault="004148EC" w:rsidP="003A655F">
      <w:pPr>
        <w:keepNext/>
        <w:keepLines/>
        <w:spacing w:after="120" w:line="240" w:lineRule="auto"/>
        <w:rPr>
          <w:lang w:val="en-GB" w:eastAsia="ar-SA"/>
        </w:rPr>
      </w:pPr>
      <w:bookmarkStart w:id="874"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874"/>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The concatenation of identifier and dateTime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r w:rsidRPr="008F45A5">
              <w:rPr>
                <w:rFonts w:cs="Arial"/>
                <w:sz w:val="16"/>
                <w:szCs w:val="16"/>
                <w:lang w:val="fr-FR"/>
              </w:rPr>
              <w:t xml:space="preserve">Uniquely identifies this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r w:rsidR="0068227D" w:rsidRPr="003A655F">
              <w:rPr>
                <w:sz w:val="16"/>
                <w:szCs w:val="16"/>
                <w:lang w:val="en-GB"/>
              </w:rPr>
              <w:t>yyyy-mm-ddThh:mm:ssZ</w:t>
            </w:r>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875" w:name="_Toc66339955"/>
      <w:bookmarkStart w:id="876" w:name="_Toc167916635"/>
      <w:r w:rsidRPr="003A655F">
        <w:rPr>
          <w:lang w:val="en-GB" w:eastAsia="ar-SA"/>
        </w:rPr>
        <w:t>S100_CataloguePointofContact</w:t>
      </w:r>
      <w:bookmarkEnd w:id="875"/>
      <w:bookmarkEnd w:id="876"/>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CharacterString</w:t>
            </w:r>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CI_Telephone</w:t>
            </w:r>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CI_Address</w:t>
            </w:r>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877" w:name="_Toc66339956"/>
      <w:bookmarkStart w:id="878" w:name="_Ref69823162"/>
      <w:bookmarkStart w:id="879" w:name="_Ref69848570"/>
      <w:bookmarkStart w:id="880" w:name="_Ref69848579"/>
      <w:bookmarkStart w:id="881" w:name="_Ref69851527"/>
      <w:bookmarkStart w:id="882" w:name="_Ref104740704"/>
      <w:bookmarkStart w:id="883" w:name="_Ref104985261"/>
      <w:bookmarkStart w:id="884" w:name="_Ref105068666"/>
      <w:bookmarkStart w:id="885" w:name="_Toc167916636"/>
      <w:r w:rsidRPr="003A655F">
        <w:rPr>
          <w:lang w:val="en-GB" w:eastAsia="ar-SA"/>
        </w:rPr>
        <w:lastRenderedPageBreak/>
        <w:t>S100_DatasetDiscoveryMetadata</w:t>
      </w:r>
      <w:bookmarkEnd w:id="877"/>
      <w:bookmarkEnd w:id="878"/>
      <w:bookmarkEnd w:id="879"/>
      <w:bookmarkEnd w:id="880"/>
      <w:bookmarkEnd w:id="881"/>
      <w:bookmarkEnd w:id="882"/>
      <w:bookmarkEnd w:id="883"/>
      <w:bookmarkEnd w:id="884"/>
      <w:bookmarkEnd w:id="885"/>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75"/>
        <w:gridCol w:w="2792"/>
        <w:gridCol w:w="3149"/>
        <w:gridCol w:w="809"/>
        <w:gridCol w:w="3060"/>
        <w:gridCol w:w="3063"/>
      </w:tblGrid>
      <w:tr w:rsidR="00D2706A" w:rsidRPr="006F3630" w14:paraId="7006CEC2" w14:textId="77777777" w:rsidTr="006F3630">
        <w:trPr>
          <w:cantSplit/>
          <w:trHeight w:val="155"/>
          <w:tblHeader/>
        </w:trPr>
        <w:tc>
          <w:tcPr>
            <w:tcW w:w="385" w:type="pct"/>
            <w:shd w:val="clear" w:color="auto" w:fill="D9D9D9" w:themeFill="background1" w:themeFillShade="D9"/>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886" w:name="_Hlk111730082"/>
            <w:r w:rsidRPr="006F3630">
              <w:rPr>
                <w:rFonts w:cs="Arial"/>
                <w:b/>
                <w:sz w:val="16"/>
                <w:szCs w:val="16"/>
                <w:lang w:val="en-GB"/>
              </w:rPr>
              <w:t>Role Name</w:t>
            </w:r>
          </w:p>
        </w:tc>
        <w:tc>
          <w:tcPr>
            <w:tcW w:w="1001" w:type="pct"/>
            <w:shd w:val="clear" w:color="auto" w:fill="D9D9D9" w:themeFill="background1" w:themeFillShade="D9"/>
            <w:vAlign w:val="center"/>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1129" w:type="pct"/>
            <w:shd w:val="clear" w:color="auto" w:fill="D9D9D9" w:themeFill="background1" w:themeFillShade="D9"/>
            <w:vAlign w:val="center"/>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290" w:type="pct"/>
            <w:shd w:val="clear" w:color="auto" w:fill="D9D9D9" w:themeFill="background1" w:themeFillShade="D9"/>
            <w:vAlign w:val="center"/>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1097" w:type="pct"/>
            <w:shd w:val="clear" w:color="auto" w:fill="D9D9D9" w:themeFill="background1" w:themeFillShade="D9"/>
            <w:vAlign w:val="center"/>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1098" w:type="pct"/>
            <w:shd w:val="clear" w:color="auto" w:fill="D9D9D9" w:themeFill="background1" w:themeFillShade="D9"/>
            <w:vAlign w:val="center"/>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F52FB1" w:rsidRPr="006F3630" w14:paraId="3EF06CF8" w14:textId="77777777" w:rsidTr="00F52FB1">
        <w:trPr>
          <w:cantSplit/>
          <w:trHeight w:val="171"/>
        </w:trPr>
        <w:tc>
          <w:tcPr>
            <w:tcW w:w="385" w:type="pct"/>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1001" w:type="pct"/>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1129" w:type="pct"/>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290" w:type="pct"/>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1097" w:type="pct"/>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1098" w:type="pct"/>
            <w:vAlign w:val="center"/>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updateNumber</w:t>
            </w:r>
            <w:r w:rsidRPr="00930E2D">
              <w:rPr>
                <w:rFonts w:cs="Arial"/>
                <w:b/>
                <w:sz w:val="16"/>
                <w:szCs w:val="16"/>
                <w:lang w:val="en-GB"/>
              </w:rPr>
              <w:t xml:space="preserve">, </w:t>
            </w:r>
            <w:r w:rsidRPr="00930E2D">
              <w:rPr>
                <w:rFonts w:cs="Arial"/>
                <w:b/>
                <w:i/>
                <w:iCs/>
                <w:sz w:val="16"/>
                <w:szCs w:val="16"/>
                <w:lang w:val="en-GB"/>
              </w:rPr>
              <w:t>updateApplicationDate</w:t>
            </w:r>
            <w:r w:rsidRPr="00930E2D">
              <w:rPr>
                <w:rFonts w:cs="Arial"/>
                <w:b/>
                <w:sz w:val="16"/>
                <w:szCs w:val="16"/>
                <w:lang w:val="en-GB"/>
              </w:rPr>
              <w:t xml:space="preserve">, </w:t>
            </w:r>
            <w:r w:rsidRPr="00930E2D">
              <w:rPr>
                <w:rFonts w:cs="Arial"/>
                <w:b/>
                <w:i/>
                <w:iCs/>
                <w:sz w:val="16"/>
                <w:szCs w:val="16"/>
                <w:lang w:val="en-GB"/>
              </w:rPr>
              <w:t>otherLocale</w:t>
            </w:r>
            <w:r w:rsidRPr="00930E2D">
              <w:rPr>
                <w:rFonts w:cs="Arial"/>
                <w:b/>
                <w:sz w:val="16"/>
                <w:szCs w:val="16"/>
                <w:lang w:val="en-GB"/>
              </w:rPr>
              <w:t xml:space="preserve">, and </w:t>
            </w:r>
            <w:r w:rsidRPr="00930E2D">
              <w:rPr>
                <w:rFonts w:cs="Arial"/>
                <w:b/>
                <w:i/>
                <w:iCs/>
                <w:sz w:val="16"/>
                <w:szCs w:val="16"/>
                <w:lang w:val="en-GB"/>
              </w:rPr>
              <w:t>referenceID</w:t>
            </w:r>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datasetID</w:t>
            </w:r>
            <w:r w:rsidRPr="00930E2D">
              <w:rPr>
                <w:rFonts w:cs="Arial"/>
                <w:b/>
                <w:sz w:val="16"/>
                <w:szCs w:val="16"/>
                <w:lang w:val="en-GB"/>
              </w:rPr>
              <w:t xml:space="preserve"> </w:t>
            </w:r>
            <w:r w:rsidRPr="00930E2D">
              <w:rPr>
                <w:rFonts w:cs="Arial"/>
                <w:b/>
                <w:i/>
                <w:iCs/>
                <w:sz w:val="16"/>
                <w:szCs w:val="16"/>
                <w:lang w:val="en-GB"/>
              </w:rPr>
              <w:t>dataCoverage</w:t>
            </w:r>
            <w:r w:rsidRPr="00930E2D">
              <w:rPr>
                <w:rFonts w:cs="Arial"/>
                <w:b/>
                <w:sz w:val="16"/>
                <w:szCs w:val="16"/>
                <w:lang w:val="en-GB"/>
              </w:rPr>
              <w:t xml:space="preserve">, and </w:t>
            </w:r>
            <w:r w:rsidRPr="00930E2D">
              <w:rPr>
                <w:rFonts w:cs="Arial"/>
                <w:b/>
                <w:i/>
                <w:iCs/>
                <w:sz w:val="16"/>
                <w:szCs w:val="16"/>
                <w:lang w:val="en-GB"/>
              </w:rPr>
              <w:t xml:space="preserve">editionNumber </w:t>
            </w:r>
            <w:r w:rsidRPr="00930E2D">
              <w:rPr>
                <w:rFonts w:cs="Arial"/>
                <w:b/>
                <w:sz w:val="16"/>
                <w:szCs w:val="16"/>
                <w:lang w:val="en-GB"/>
              </w:rPr>
              <w:t>are mandatory in S-104</w:t>
            </w:r>
          </w:p>
        </w:tc>
      </w:tr>
      <w:tr w:rsidR="006F3630" w:rsidRPr="006F3630" w14:paraId="618E1EA9" w14:textId="77777777" w:rsidTr="006F3630">
        <w:trPr>
          <w:cantSplit/>
          <w:trHeight w:val="171"/>
        </w:trPr>
        <w:tc>
          <w:tcPr>
            <w:tcW w:w="385" w:type="pct"/>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71C4305" w14:textId="0A81BB2B"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fileName</w:t>
            </w:r>
          </w:p>
        </w:tc>
        <w:tc>
          <w:tcPr>
            <w:tcW w:w="1129" w:type="pct"/>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290" w:type="pct"/>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1098" w:type="pct"/>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6F3630" w:rsidRPr="006F3630" w14:paraId="4B10A69E" w14:textId="77777777" w:rsidTr="00F52FB1">
        <w:trPr>
          <w:cantSplit/>
          <w:trHeight w:val="326"/>
        </w:trPr>
        <w:tc>
          <w:tcPr>
            <w:tcW w:w="385" w:type="pct"/>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1129" w:type="pct"/>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290" w:type="pct"/>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2951D561"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6F3630" w:rsidRPr="006F3630" w14:paraId="39881686" w14:textId="77777777" w:rsidTr="006F3630">
        <w:trPr>
          <w:cantSplit/>
          <w:trHeight w:val="326"/>
        </w:trPr>
        <w:tc>
          <w:tcPr>
            <w:tcW w:w="385" w:type="pct"/>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878E81B" w14:textId="3A8E5E4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datasetID</w:t>
            </w:r>
          </w:p>
        </w:tc>
        <w:tc>
          <w:tcPr>
            <w:tcW w:w="1129" w:type="pct"/>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290" w:type="pct"/>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97" w:type="pct"/>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1098" w:type="pct"/>
            <w:vAlign w:val="center"/>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C65164" w:rsidRPr="006F3630" w14:paraId="12FD5625" w14:textId="77777777" w:rsidTr="006F3630">
        <w:trPr>
          <w:cantSplit/>
          <w:trHeight w:val="326"/>
        </w:trPr>
        <w:tc>
          <w:tcPr>
            <w:tcW w:w="385" w:type="pct"/>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DBA3263" w14:textId="58A01BE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compressionFlag</w:t>
            </w:r>
          </w:p>
        </w:tc>
        <w:tc>
          <w:tcPr>
            <w:tcW w:w="1129" w:type="pct"/>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290" w:type="pct"/>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C65164" w:rsidRPr="006F3630" w14:paraId="619212C7" w14:textId="77777777" w:rsidTr="006F3630">
        <w:trPr>
          <w:cantSplit/>
          <w:trHeight w:val="326"/>
        </w:trPr>
        <w:tc>
          <w:tcPr>
            <w:tcW w:w="385" w:type="pct"/>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A3B9D5A" w14:textId="517E8E3F"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dataProtection</w:t>
            </w:r>
          </w:p>
        </w:tc>
        <w:tc>
          <w:tcPr>
            <w:tcW w:w="1129" w:type="pct"/>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290" w:type="pct"/>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D2706A" w:rsidRPr="006F3630" w14:paraId="648DEF94" w14:textId="77777777" w:rsidTr="006F3630">
        <w:trPr>
          <w:cantSplit/>
          <w:trHeight w:val="326"/>
        </w:trPr>
        <w:tc>
          <w:tcPr>
            <w:tcW w:w="385" w:type="pct"/>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shd w:val="clear" w:color="auto" w:fill="auto"/>
          </w:tcPr>
          <w:p w14:paraId="3495342A"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protectionScheme</w:t>
            </w:r>
          </w:p>
        </w:tc>
        <w:tc>
          <w:tcPr>
            <w:tcW w:w="1129" w:type="pct"/>
            <w:shd w:val="clear" w:color="auto" w:fill="auto"/>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290" w:type="pct"/>
            <w:shd w:val="clear" w:color="auto" w:fill="auto"/>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1098" w:type="pct"/>
            <w:shd w:val="clear" w:color="auto" w:fill="auto"/>
            <w:vAlign w:val="center"/>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4C79CC" w:rsidRPr="006F3630" w14:paraId="600650C3" w14:textId="77777777" w:rsidTr="006F3630">
        <w:trPr>
          <w:cantSplit/>
          <w:trHeight w:val="326"/>
        </w:trPr>
        <w:tc>
          <w:tcPr>
            <w:tcW w:w="385" w:type="pct"/>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7BFBE80" w14:textId="528CB66B"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digitalSignatureReference</w:t>
            </w:r>
          </w:p>
        </w:tc>
        <w:tc>
          <w:tcPr>
            <w:tcW w:w="1129" w:type="pct"/>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Specifies the algorithm used to compute digitalSignatureValue</w:t>
            </w:r>
          </w:p>
        </w:tc>
        <w:tc>
          <w:tcPr>
            <w:tcW w:w="290" w:type="pct"/>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Mar>
              <w:right w:w="29" w:type="dxa"/>
            </w:tcMar>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1098" w:type="pct"/>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4C79CC" w:rsidRPr="006F3630" w14:paraId="4882F781" w14:textId="77777777" w:rsidTr="006F3630">
        <w:trPr>
          <w:cantSplit/>
          <w:trHeight w:val="326"/>
        </w:trPr>
        <w:tc>
          <w:tcPr>
            <w:tcW w:w="385" w:type="pct"/>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7A2270B6" w14:textId="3DF0D0A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digitalSignatureValue</w:t>
            </w:r>
          </w:p>
        </w:tc>
        <w:tc>
          <w:tcPr>
            <w:tcW w:w="1129" w:type="pct"/>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290" w:type="pct"/>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1098" w:type="pct"/>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r w:rsidRPr="006F3630">
              <w:rPr>
                <w:rFonts w:cs="Arial"/>
                <w:i/>
                <w:iCs/>
                <w:sz w:val="16"/>
                <w:szCs w:val="16"/>
                <w:lang w:val="en-GB"/>
              </w:rPr>
              <w:t>digitalSignatureReference</w:t>
            </w:r>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255353" w:rsidRPr="006F3630" w14:paraId="5B64FFEB" w14:textId="77777777" w:rsidTr="006F3630">
        <w:trPr>
          <w:cantSplit/>
          <w:trHeight w:val="326"/>
        </w:trPr>
        <w:tc>
          <w:tcPr>
            <w:tcW w:w="385" w:type="pct"/>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1001" w:type="pct"/>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1129" w:type="pct"/>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290" w:type="pct"/>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D2706A" w:rsidRPr="006F3630" w14:paraId="4F945762" w14:textId="77777777" w:rsidTr="006F3630">
        <w:trPr>
          <w:cantSplit/>
          <w:trHeight w:val="326"/>
        </w:trPr>
        <w:tc>
          <w:tcPr>
            <w:tcW w:w="385" w:type="pct"/>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1129" w:type="pct"/>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290" w:type="pct"/>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0681D11" w14:textId="77777777" w:rsidR="004148EC" w:rsidRPr="00A258A0" w:rsidRDefault="004148EC" w:rsidP="006F3630">
            <w:pPr>
              <w:snapToGrid w:val="0"/>
              <w:spacing w:before="60" w:after="60" w:line="240" w:lineRule="auto"/>
              <w:jc w:val="left"/>
              <w:rPr>
                <w:rFonts w:cs="Arial"/>
                <w:sz w:val="16"/>
                <w:szCs w:val="16"/>
                <w:lang w:val="fr-FR"/>
              </w:rPr>
            </w:pPr>
            <w:r w:rsidRPr="00A258A0">
              <w:rPr>
                <w:rFonts w:cs="Arial"/>
                <w:sz w:val="16"/>
                <w:szCs w:val="16"/>
                <w:lang w:val="fr-FR"/>
              </w:rPr>
              <w:t>MD_SecurityConstraints&gt; MD_ClassificationCode (codelist)</w:t>
            </w:r>
          </w:p>
        </w:tc>
        <w:tc>
          <w:tcPr>
            <w:tcW w:w="1098" w:type="pct"/>
            <w:vAlign w:val="center"/>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27ED243F" w14:textId="77777777" w:rsidR="004148EC" w:rsidRPr="006F3630" w:rsidRDefault="004148EC" w:rsidP="00DF5F0B">
            <w:pPr>
              <w:snapToGrid w:val="0"/>
              <w:spacing w:after="60" w:line="240" w:lineRule="auto"/>
              <w:jc w:val="left"/>
              <w:rPr>
                <w:rFonts w:cs="Arial"/>
                <w:sz w:val="16"/>
                <w:szCs w:val="16"/>
                <w:lang w:val="en-GB"/>
              </w:rPr>
            </w:pPr>
            <w:r w:rsidRPr="006F3630">
              <w:rPr>
                <w:rFonts w:cs="Arial"/>
                <w:sz w:val="16"/>
                <w:szCs w:val="16"/>
                <w:lang w:val="en-GB"/>
              </w:rPr>
              <w:t>9. limited distribution</w:t>
            </w:r>
          </w:p>
        </w:tc>
      </w:tr>
      <w:tr w:rsidR="00255353" w:rsidRPr="006F3630" w14:paraId="58A2FDF3" w14:textId="77777777" w:rsidTr="006F3630">
        <w:trPr>
          <w:cantSplit/>
          <w:trHeight w:val="326"/>
        </w:trPr>
        <w:tc>
          <w:tcPr>
            <w:tcW w:w="385" w:type="pct"/>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1129" w:type="pct"/>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290" w:type="pct"/>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1098" w:type="pct"/>
            <w:vAlign w:val="center"/>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255353" w:rsidRPr="006F3630" w14:paraId="39654171" w14:textId="77777777" w:rsidTr="006F3630">
        <w:trPr>
          <w:cantSplit/>
          <w:trHeight w:val="326"/>
        </w:trPr>
        <w:tc>
          <w:tcPr>
            <w:tcW w:w="385" w:type="pct"/>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81D45FF" w14:textId="13161BF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notForNavigation</w:t>
            </w:r>
          </w:p>
        </w:tc>
        <w:tc>
          <w:tcPr>
            <w:tcW w:w="1129" w:type="pct"/>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290" w:type="pct"/>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D2706A" w:rsidRPr="006F3630" w14:paraId="34786867" w14:textId="77777777" w:rsidTr="006F3630">
        <w:trPr>
          <w:cantSplit/>
          <w:trHeight w:val="326"/>
        </w:trPr>
        <w:tc>
          <w:tcPr>
            <w:tcW w:w="385" w:type="pct"/>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F5A20D4"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specificUsage</w:t>
            </w:r>
          </w:p>
        </w:tc>
        <w:tc>
          <w:tcPr>
            <w:tcW w:w="1129" w:type="pct"/>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290" w:type="pct"/>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MD_USAGE&gt;specificUsage (character string)</w:t>
            </w:r>
          </w:p>
        </w:tc>
        <w:tc>
          <w:tcPr>
            <w:tcW w:w="1098" w:type="pct"/>
            <w:vAlign w:val="center"/>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D2706A" w:rsidRPr="006F3630" w14:paraId="75D5D71E" w14:textId="77777777" w:rsidTr="006F3630">
        <w:trPr>
          <w:cantSplit/>
        </w:trPr>
        <w:tc>
          <w:tcPr>
            <w:tcW w:w="385" w:type="pct"/>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48539A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editionNumber</w:t>
            </w:r>
          </w:p>
        </w:tc>
        <w:tc>
          <w:tcPr>
            <w:tcW w:w="1129" w:type="pct"/>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290" w:type="pct"/>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1097" w:type="pct"/>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1098" w:type="pct"/>
            <w:vAlign w:val="center"/>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CA2819" w:rsidRPr="006F3630" w14:paraId="75CAE724" w14:textId="77777777" w:rsidTr="006F3630">
        <w:trPr>
          <w:cantSplit/>
          <w:trHeight w:val="326"/>
        </w:trPr>
        <w:tc>
          <w:tcPr>
            <w:tcW w:w="385" w:type="pct"/>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74E2489"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issueDate</w:t>
            </w:r>
          </w:p>
        </w:tc>
        <w:tc>
          <w:tcPr>
            <w:tcW w:w="1129" w:type="pct"/>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vAlign w:val="center"/>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CA2819" w:rsidRPr="006F3630" w14:paraId="3BAE729C" w14:textId="77777777" w:rsidTr="006F3630">
        <w:trPr>
          <w:cantSplit/>
          <w:trHeight w:val="326"/>
        </w:trPr>
        <w:tc>
          <w:tcPr>
            <w:tcW w:w="385" w:type="pct"/>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A2953B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issueTime</w:t>
            </w:r>
          </w:p>
        </w:tc>
        <w:tc>
          <w:tcPr>
            <w:tcW w:w="1129" w:type="pct"/>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1098" w:type="pct"/>
            <w:vAlign w:val="center"/>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623243" w:rsidRPr="006F3630" w14:paraId="2AD3D7E7" w14:textId="77777777" w:rsidTr="006F3630">
        <w:trPr>
          <w:cantSplit/>
          <w:trHeight w:val="326"/>
        </w:trPr>
        <w:tc>
          <w:tcPr>
            <w:tcW w:w="385" w:type="pct"/>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CA87758" w14:textId="51BE91B0"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boundingBox</w:t>
            </w:r>
          </w:p>
        </w:tc>
        <w:tc>
          <w:tcPr>
            <w:tcW w:w="1129" w:type="pct"/>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290" w:type="pct"/>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E19ED74" w14:textId="76B9ED8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EX_GeographicBoundingBox</w:t>
            </w:r>
          </w:p>
        </w:tc>
        <w:tc>
          <w:tcPr>
            <w:tcW w:w="1098" w:type="pct"/>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B0CD0A9" w14:textId="77777777" w:rsidTr="006F3630">
        <w:trPr>
          <w:cantSplit/>
          <w:trHeight w:val="326"/>
        </w:trPr>
        <w:tc>
          <w:tcPr>
            <w:tcW w:w="385" w:type="pct"/>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8A4B4B2" w14:textId="08D8611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temporalExtent</w:t>
            </w:r>
          </w:p>
        </w:tc>
        <w:tc>
          <w:tcPr>
            <w:tcW w:w="1129" w:type="pct"/>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290" w:type="pct"/>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1098" w:type="pct"/>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623243" w:rsidRPr="006F3630" w14:paraId="0BF61EFA" w14:textId="77777777" w:rsidTr="006F3630">
        <w:trPr>
          <w:cantSplit/>
          <w:trHeight w:val="326"/>
        </w:trPr>
        <w:tc>
          <w:tcPr>
            <w:tcW w:w="385" w:type="pct"/>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D9F34E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productSpecification</w:t>
            </w:r>
          </w:p>
        </w:tc>
        <w:tc>
          <w:tcPr>
            <w:tcW w:w="1129" w:type="pct"/>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290" w:type="pct"/>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1098" w:type="pct"/>
            <w:vAlign w:val="center"/>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2C9C3E0B" w14:textId="77777777" w:rsidTr="006F3630">
        <w:trPr>
          <w:cantSplit/>
          <w:trHeight w:val="155"/>
        </w:trPr>
        <w:tc>
          <w:tcPr>
            <w:tcW w:w="385" w:type="pct"/>
            <w:tcBorders>
              <w:bottom w:val="single" w:sz="4" w:space="0" w:color="000000"/>
            </w:tcBorders>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tcPr>
          <w:p w14:paraId="67223A1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producingAgency</w:t>
            </w:r>
          </w:p>
        </w:tc>
        <w:tc>
          <w:tcPr>
            <w:tcW w:w="1129" w:type="pct"/>
            <w:tcBorders>
              <w:bottom w:val="single" w:sz="4" w:space="0" w:color="000000"/>
            </w:tcBorders>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290" w:type="pct"/>
            <w:tcBorders>
              <w:bottom w:val="single" w:sz="4" w:space="0" w:color="000000"/>
            </w:tcBorders>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Borders>
              <w:bottom w:val="single" w:sz="4" w:space="0" w:color="000000"/>
            </w:tcBorders>
          </w:tcPr>
          <w:p w14:paraId="0ACE283B" w14:textId="64A2293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CI_ResponsibleParty</w:t>
            </w:r>
            <w:r w:rsidR="00BA71B2" w:rsidRPr="006F3630">
              <w:rPr>
                <w:rFonts w:cs="Arial"/>
                <w:sz w:val="16"/>
                <w:szCs w:val="16"/>
                <w:lang w:val="en-GB"/>
              </w:rPr>
              <w:t>&gt;CI_Organisation</w:t>
            </w:r>
          </w:p>
        </w:tc>
        <w:tc>
          <w:tcPr>
            <w:tcW w:w="1098" w:type="pct"/>
            <w:tcBorders>
              <w:bottom w:val="single" w:sz="4" w:space="0" w:color="000000"/>
            </w:tcBorders>
            <w:vAlign w:val="center"/>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BA71B2" w:rsidRPr="006F3630" w14:paraId="268E9647" w14:textId="77777777" w:rsidTr="006F3630">
        <w:trPr>
          <w:cantSplit/>
          <w:trHeight w:val="155"/>
        </w:trPr>
        <w:tc>
          <w:tcPr>
            <w:tcW w:w="385" w:type="pct"/>
            <w:tcBorders>
              <w:bottom w:val="single" w:sz="4" w:space="0" w:color="000000"/>
            </w:tcBorders>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shd w:val="clear" w:color="auto" w:fill="auto"/>
          </w:tcPr>
          <w:p w14:paraId="33A4AF21" w14:textId="636EC90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producerCode</w:t>
            </w:r>
          </w:p>
        </w:tc>
        <w:tc>
          <w:tcPr>
            <w:tcW w:w="1129" w:type="pct"/>
            <w:tcBorders>
              <w:bottom w:val="single" w:sz="4" w:space="0" w:color="000000"/>
            </w:tcBorders>
            <w:shd w:val="clear" w:color="auto" w:fill="auto"/>
          </w:tcPr>
          <w:p w14:paraId="4FDF5589" w14:textId="56A0B2C0"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S-62</w:t>
            </w:r>
          </w:p>
        </w:tc>
        <w:tc>
          <w:tcPr>
            <w:tcW w:w="290" w:type="pct"/>
            <w:tcBorders>
              <w:bottom w:val="single" w:sz="4" w:space="0" w:color="000000"/>
            </w:tcBorders>
            <w:shd w:val="clear" w:color="auto" w:fill="auto"/>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10276FE" w14:textId="78EDDB2E"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Borders>
              <w:bottom w:val="single" w:sz="4" w:space="0" w:color="000000"/>
            </w:tcBorders>
            <w:shd w:val="clear" w:color="auto" w:fill="auto"/>
            <w:vAlign w:val="center"/>
          </w:tcPr>
          <w:p w14:paraId="069BEAE2" w14:textId="3DDC9ADF" w:rsidR="00BA71B2" w:rsidRPr="006F3630" w:rsidRDefault="00BA71B2" w:rsidP="006F3630">
            <w:pPr>
              <w:snapToGrid w:val="0"/>
              <w:spacing w:before="60" w:after="60" w:line="240" w:lineRule="auto"/>
              <w:jc w:val="left"/>
              <w:rPr>
                <w:rFonts w:cs="Arial"/>
                <w:sz w:val="16"/>
                <w:szCs w:val="16"/>
                <w:lang w:val="en-GB"/>
              </w:rPr>
            </w:pPr>
          </w:p>
        </w:tc>
      </w:tr>
      <w:tr w:rsidR="00BA71B2" w:rsidRPr="006F3630" w14:paraId="7C958293" w14:textId="77777777" w:rsidTr="006F3630">
        <w:trPr>
          <w:cantSplit/>
          <w:trHeight w:val="155"/>
        </w:trPr>
        <w:tc>
          <w:tcPr>
            <w:tcW w:w="385" w:type="pct"/>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7975A60" w14:textId="32F3925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encodingFormat</w:t>
            </w:r>
          </w:p>
        </w:tc>
        <w:tc>
          <w:tcPr>
            <w:tcW w:w="1129" w:type="pct"/>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290" w:type="pct"/>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1097" w:type="pct"/>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1098" w:type="pct"/>
            <w:vAlign w:val="center"/>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623243" w:rsidRPr="006F3630" w14:paraId="1DA50705" w14:textId="77777777" w:rsidTr="006F3630">
        <w:trPr>
          <w:cantSplit/>
          <w:trHeight w:val="171"/>
        </w:trPr>
        <w:tc>
          <w:tcPr>
            <w:tcW w:w="385" w:type="pct"/>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2DCDD0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dataCoverage</w:t>
            </w:r>
          </w:p>
        </w:tc>
        <w:tc>
          <w:tcPr>
            <w:tcW w:w="1129" w:type="pct"/>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290" w:type="pct"/>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1097" w:type="pct"/>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1098" w:type="pct"/>
            <w:vAlign w:val="center"/>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623243" w:rsidRPr="006F3630" w14:paraId="19B18C51" w14:textId="77777777" w:rsidTr="006F3630">
        <w:trPr>
          <w:cantSplit/>
          <w:trHeight w:val="342"/>
        </w:trPr>
        <w:tc>
          <w:tcPr>
            <w:tcW w:w="385" w:type="pct"/>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1129" w:type="pct"/>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290" w:type="pct"/>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A4FA9D2"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6D8EAB32" w14:textId="77777777" w:rsidTr="006F3630">
        <w:trPr>
          <w:cantSplit/>
          <w:trHeight w:val="342"/>
        </w:trPr>
        <w:tc>
          <w:tcPr>
            <w:tcW w:w="385" w:type="pct"/>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76BE501"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defaultLocale</w:t>
            </w:r>
          </w:p>
        </w:tc>
        <w:tc>
          <w:tcPr>
            <w:tcW w:w="1129" w:type="pct"/>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290" w:type="pct"/>
          </w:tcPr>
          <w:p w14:paraId="637E6A98"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03CC439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CEE8724" w14:textId="77777777" w:rsidTr="006F3630">
        <w:trPr>
          <w:cantSplit/>
          <w:trHeight w:val="342"/>
        </w:trPr>
        <w:tc>
          <w:tcPr>
            <w:tcW w:w="385" w:type="pct"/>
          </w:tcPr>
          <w:p w14:paraId="154A9AE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A25153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otherLocale</w:t>
            </w:r>
          </w:p>
        </w:tc>
        <w:tc>
          <w:tcPr>
            <w:tcW w:w="1129" w:type="pct"/>
          </w:tcPr>
          <w:p w14:paraId="2BAC9B08" w14:textId="2EA571B4"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Other languages and character sets used in the </w:t>
            </w:r>
            <w:r w:rsidR="00280427" w:rsidRPr="006F3630">
              <w:rPr>
                <w:rFonts w:cs="Arial"/>
                <w:sz w:val="16"/>
                <w:szCs w:val="16"/>
                <w:lang w:val="en-GB"/>
              </w:rPr>
              <w:t>dataset</w:t>
            </w:r>
          </w:p>
        </w:tc>
        <w:tc>
          <w:tcPr>
            <w:tcW w:w="290" w:type="pct"/>
          </w:tcPr>
          <w:p w14:paraId="17C43B87"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5E2C77A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6AF7BBDA"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25449FF4" w14:textId="77777777" w:rsidTr="006F3630">
        <w:trPr>
          <w:cantSplit/>
          <w:trHeight w:val="342"/>
        </w:trPr>
        <w:tc>
          <w:tcPr>
            <w:tcW w:w="385" w:type="pct"/>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42ADC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metadataPointOfContact</w:t>
            </w:r>
          </w:p>
        </w:tc>
        <w:tc>
          <w:tcPr>
            <w:tcW w:w="1129" w:type="pct"/>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290" w:type="pct"/>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1A5F6A5D" w14:textId="15431452" w:rsidR="00623243" w:rsidRPr="00A258A0" w:rsidRDefault="00623243" w:rsidP="006F3630">
            <w:pPr>
              <w:snapToGrid w:val="0"/>
              <w:spacing w:before="60" w:after="60" w:line="240" w:lineRule="auto"/>
              <w:jc w:val="left"/>
              <w:rPr>
                <w:rFonts w:cs="Arial"/>
                <w:sz w:val="16"/>
                <w:szCs w:val="16"/>
                <w:lang w:val="fr-FR"/>
              </w:rPr>
            </w:pPr>
            <w:r w:rsidRPr="00A258A0">
              <w:rPr>
                <w:rFonts w:cs="Arial"/>
                <w:sz w:val="16"/>
                <w:szCs w:val="16"/>
                <w:lang w:val="fr-FR"/>
              </w:rPr>
              <w:t>CI_Responsibility &gt; CI_Individual or</w:t>
            </w:r>
            <w:r w:rsidR="00AA19E5" w:rsidRPr="00A258A0">
              <w:rPr>
                <w:rFonts w:cs="Arial"/>
                <w:sz w:val="16"/>
                <w:szCs w:val="16"/>
                <w:lang w:val="fr-FR"/>
              </w:rPr>
              <w:t xml:space="preserve"> </w:t>
            </w:r>
            <w:r w:rsidRPr="00A258A0">
              <w:rPr>
                <w:rFonts w:cs="Arial"/>
                <w:sz w:val="16"/>
                <w:szCs w:val="16"/>
                <w:lang w:val="fr-FR"/>
              </w:rPr>
              <w:t>CI_Responsibility &gt; CI_Organisation</w:t>
            </w:r>
          </w:p>
        </w:tc>
        <w:tc>
          <w:tcPr>
            <w:tcW w:w="1098" w:type="pct"/>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Only if metadataPointOfContact is</w:t>
            </w:r>
            <w:r w:rsidR="00E2779B">
              <w:rPr>
                <w:rFonts w:cs="Arial"/>
                <w:sz w:val="16"/>
                <w:szCs w:val="16"/>
                <w:lang w:val="en-GB"/>
              </w:rPr>
              <w:t xml:space="preserve"> </w:t>
            </w:r>
            <w:r w:rsidRPr="006F3630">
              <w:rPr>
                <w:rFonts w:cs="Arial"/>
                <w:sz w:val="16"/>
                <w:szCs w:val="16"/>
                <w:lang w:val="en-GB"/>
              </w:rPr>
              <w:t>different from producingAgency</w:t>
            </w:r>
          </w:p>
        </w:tc>
      </w:tr>
      <w:tr w:rsidR="00623243" w:rsidRPr="006F3630" w14:paraId="734ACF08" w14:textId="77777777" w:rsidTr="006F3630">
        <w:trPr>
          <w:cantSplit/>
          <w:trHeight w:val="342"/>
        </w:trPr>
        <w:tc>
          <w:tcPr>
            <w:tcW w:w="385" w:type="pct"/>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A1EF263"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metadataDateStamp</w:t>
            </w:r>
          </w:p>
        </w:tc>
        <w:tc>
          <w:tcPr>
            <w:tcW w:w="1129" w:type="pct"/>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290" w:type="pct"/>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734A19" w:rsidRPr="006F3630" w14:paraId="07EADD3F" w14:textId="77777777" w:rsidTr="006F3630">
        <w:trPr>
          <w:cantSplit/>
          <w:trHeight w:val="342"/>
        </w:trPr>
        <w:tc>
          <w:tcPr>
            <w:tcW w:w="385" w:type="pct"/>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E2FBD1" w14:textId="27B707B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replacedData</w:t>
            </w:r>
          </w:p>
        </w:tc>
        <w:tc>
          <w:tcPr>
            <w:tcW w:w="1129" w:type="pct"/>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290" w:type="pct"/>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734A19" w:rsidRPr="006F3630" w14:paraId="3D96D485" w14:textId="77777777" w:rsidTr="006F3630">
        <w:trPr>
          <w:cantSplit/>
          <w:trHeight w:val="342"/>
        </w:trPr>
        <w:tc>
          <w:tcPr>
            <w:tcW w:w="385" w:type="pct"/>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E90E541" w14:textId="6074A9B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dataReplacement</w:t>
            </w:r>
          </w:p>
        </w:tc>
        <w:tc>
          <w:tcPr>
            <w:tcW w:w="1129" w:type="pct"/>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290" w:type="pct"/>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16BE3BA0" w14:textId="3B276E42"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replacedData</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734A19" w:rsidRPr="006F3630" w14:paraId="06092A05" w14:textId="77777777" w:rsidTr="006F3630">
        <w:trPr>
          <w:cantSplit/>
          <w:trHeight w:val="342"/>
        </w:trPr>
        <w:tc>
          <w:tcPr>
            <w:tcW w:w="385" w:type="pct"/>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185C7A87" w14:textId="3AF97EA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navigationPurpose</w:t>
            </w:r>
          </w:p>
        </w:tc>
        <w:tc>
          <w:tcPr>
            <w:tcW w:w="1129" w:type="pct"/>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290" w:type="pct"/>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1097" w:type="pct"/>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1098" w:type="pct"/>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r w:rsidRPr="009C6FCC">
              <w:rPr>
                <w:rFonts w:cs="Arial"/>
                <w:b/>
                <w:bCs/>
                <w:i/>
                <w:iCs/>
                <w:sz w:val="16"/>
                <w:szCs w:val="16"/>
                <w:lang w:val="en-GB"/>
              </w:rPr>
              <w:t>notForNavigation</w:t>
            </w:r>
            <w:r w:rsidRPr="009C6FCC">
              <w:rPr>
                <w:rFonts w:cs="Arial"/>
                <w:b/>
                <w:bCs/>
                <w:sz w:val="16"/>
                <w:szCs w:val="16"/>
                <w:lang w:val="en-GB"/>
              </w:rPr>
              <w:t xml:space="preserve"> = </w:t>
            </w:r>
            <w:r w:rsidR="00C93288" w:rsidRPr="009C6FCC">
              <w:rPr>
                <w:rFonts w:cs="Arial"/>
                <w:b/>
                <w:bCs/>
                <w:i/>
                <w:iCs/>
                <w:sz w:val="16"/>
                <w:szCs w:val="16"/>
                <w:lang w:val="en-GB"/>
              </w:rPr>
              <w:t>false</w:t>
            </w:r>
          </w:p>
        </w:tc>
      </w:tr>
      <w:tr w:rsidR="00734A19" w:rsidRPr="006F3630" w14:paraId="68083EEA" w14:textId="77777777" w:rsidTr="006F3630">
        <w:trPr>
          <w:cantSplit/>
          <w:trHeight w:val="342"/>
        </w:trPr>
        <w:tc>
          <w:tcPr>
            <w:tcW w:w="385" w:type="pct"/>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1001" w:type="pct"/>
          </w:tcPr>
          <w:p w14:paraId="5458F694" w14:textId="1627220B" w:rsidR="001E5C8D"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resourceMaintenance</w:t>
            </w:r>
          </w:p>
        </w:tc>
        <w:tc>
          <w:tcPr>
            <w:tcW w:w="1129" w:type="pct"/>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290" w:type="pct"/>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F20DE9A" w14:textId="016AE92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MD_MaintenanceInformation</w:t>
            </w:r>
          </w:p>
        </w:tc>
        <w:tc>
          <w:tcPr>
            <w:tcW w:w="1098" w:type="pct"/>
            <w:vAlign w:val="center"/>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r w:rsidRPr="006F3630">
              <w:rPr>
                <w:rFonts w:cs="Arial"/>
                <w:b/>
                <w:bCs/>
                <w:sz w:val="16"/>
                <w:szCs w:val="16"/>
                <w:lang w:val="en-GB"/>
              </w:rPr>
              <w:t>MD_MaintenanceInformation</w:t>
            </w:r>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PnYnMnDTnHnMnS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886"/>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r w:rsidRPr="00DD0C94">
        <w:rPr>
          <w:i/>
          <w:iCs/>
          <w:lang w:val="en-GB" w:eastAsia="ar-SA"/>
        </w:rPr>
        <w:t>replacedData</w:t>
      </w:r>
      <w:r w:rsidRPr="00DD0C94">
        <w:rPr>
          <w:lang w:val="en-GB" w:eastAsia="ar-SA"/>
        </w:rPr>
        <w:t xml:space="preserve"> and </w:t>
      </w:r>
      <w:r w:rsidRPr="00DD0C94">
        <w:rPr>
          <w:i/>
          <w:iCs/>
          <w:lang w:val="en-GB" w:eastAsia="ar-SA"/>
        </w:rPr>
        <w:t>dataReplacement</w:t>
      </w:r>
      <w:r w:rsidRPr="00DD0C94">
        <w:rPr>
          <w:lang w:val="en-GB" w:eastAsia="ar-SA"/>
        </w:rPr>
        <w:t>: The intended use of the attributes replacedData and dataReplacement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887" w:name="_Toc167916637"/>
      <w:r w:rsidRPr="003A655F">
        <w:rPr>
          <w:lang w:val="en-GB" w:eastAsia="ar-SA"/>
        </w:rPr>
        <w:t>S100_NavigationPurpose</w:t>
      </w:r>
      <w:bookmarkEnd w:id="887"/>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888"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889" w:name="_Toc167916638"/>
      <w:r w:rsidRPr="003A655F">
        <w:rPr>
          <w:lang w:val="en-GB"/>
        </w:rPr>
        <w:t>S100_DataCoverage</w:t>
      </w:r>
      <w:bookmarkEnd w:id="888"/>
      <w:bookmarkEnd w:id="8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890"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r w:rsidRPr="00E1290B">
              <w:rPr>
                <w:b/>
                <w:i/>
                <w:iCs/>
                <w:sz w:val="16"/>
                <w:szCs w:val="16"/>
                <w:lang w:val="en-GB" w:eastAsia="ar-SA"/>
              </w:rPr>
              <w:t>optimumDisplayScale</w:t>
            </w:r>
            <w:r w:rsidRPr="00E1290B">
              <w:rPr>
                <w:b/>
                <w:sz w:val="16"/>
                <w:szCs w:val="16"/>
                <w:lang w:val="en-GB" w:eastAsia="ar-SA"/>
              </w:rPr>
              <w:t xml:space="preserve">, </w:t>
            </w:r>
            <w:r w:rsidRPr="00E1290B">
              <w:rPr>
                <w:b/>
                <w:i/>
                <w:iCs/>
                <w:sz w:val="16"/>
                <w:szCs w:val="16"/>
                <w:lang w:val="en-GB" w:eastAsia="ar-SA"/>
              </w:rPr>
              <w:t>minimumDisplayScale</w:t>
            </w:r>
            <w:r w:rsidRPr="00E1290B">
              <w:rPr>
                <w:b/>
                <w:sz w:val="16"/>
                <w:szCs w:val="16"/>
                <w:lang w:val="en-GB" w:eastAsia="ar-SA"/>
              </w:rPr>
              <w:t xml:space="preserve">, </w:t>
            </w:r>
            <w:r w:rsidRPr="00E1290B">
              <w:rPr>
                <w:b/>
                <w:i/>
                <w:iCs/>
                <w:sz w:val="16"/>
                <w:szCs w:val="16"/>
                <w:lang w:val="en-GB" w:eastAsia="ar-SA"/>
              </w:rPr>
              <w:t>maximumDisplayScale</w:t>
            </w:r>
            <w:r w:rsidR="006F0509" w:rsidRPr="00E1290B">
              <w:rPr>
                <w:b/>
                <w:sz w:val="16"/>
                <w:szCs w:val="16"/>
                <w:lang w:val="en-GB" w:eastAsia="ar-SA"/>
              </w:rPr>
              <w:t xml:space="preserve">, and </w:t>
            </w:r>
            <w:r w:rsidR="006F0509" w:rsidRPr="00E1290B">
              <w:rPr>
                <w:b/>
                <w:i/>
                <w:iCs/>
                <w:sz w:val="16"/>
                <w:szCs w:val="16"/>
                <w:lang w:val="en-GB" w:eastAsia="ar-SA"/>
              </w:rPr>
              <w:t>temporalExtent</w:t>
            </w:r>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lastRenderedPageBreak/>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boundingPolygon</w:t>
            </w:r>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EX_BoundingPolygon</w:t>
            </w:r>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approximateGridResolution</w:t>
            </w:r>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May be approximate for ungeorectified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890"/>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891"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r w:rsidR="00187E5F" w:rsidRPr="003A655F">
        <w:rPr>
          <w:i/>
          <w:iCs/>
          <w:lang w:val="en-GB" w:eastAsia="ar-SA"/>
        </w:rPr>
        <w:t>dataCoverage</w:t>
      </w:r>
      <w:r w:rsidR="004B0D11" w:rsidRPr="003A655F">
        <w:rPr>
          <w:lang w:val="en-GB" w:eastAsia="ar-SA"/>
        </w:rPr>
        <w:t xml:space="preserve"> </w:t>
      </w:r>
      <w:r w:rsidR="00187E5F" w:rsidRPr="003A655F">
        <w:rPr>
          <w:lang w:val="en-GB" w:eastAsia="ar-SA"/>
        </w:rPr>
        <w:t>attribute in dataset discovery metadata</w:t>
      </w:r>
      <w:bookmarkEnd w:id="891"/>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r w:rsidR="00A25771" w:rsidRPr="00A25771">
        <w:rPr>
          <w:lang w:val="en-GB" w:eastAsia="ar-SA"/>
        </w:rPr>
        <w:t>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892" w:name="_Ref104740905"/>
      <w:r w:rsidR="00C4574E" w:rsidRPr="003A655F">
        <w:rPr>
          <w:lang w:val="en-GB" w:eastAsia="ar-SA"/>
        </w:rPr>
        <w:t xml:space="preserve">For </w:t>
      </w:r>
      <w:r w:rsidR="006764BB" w:rsidRPr="00575742">
        <w:rPr>
          <w:i/>
          <w:lang w:val="en-GB" w:eastAsia="ar-SA"/>
        </w:rPr>
        <w:t>approximateGridResolution</w:t>
      </w:r>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892"/>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893" w:name="_Toc167916639"/>
      <w:r w:rsidRPr="003A655F">
        <w:rPr>
          <w:lang w:val="en-GB" w:eastAsia="ar-SA"/>
        </w:rPr>
        <w:t>S100_Purpose</w:t>
      </w:r>
      <w:bookmarkEnd w:id="89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newDataset</w:t>
            </w:r>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newEdition</w:t>
            </w:r>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894" w:name="_Toc167916640"/>
      <w:r w:rsidRPr="003A655F">
        <w:rPr>
          <w:lang w:val="en-GB" w:eastAsia="ar-SA"/>
        </w:rPr>
        <w:lastRenderedPageBreak/>
        <w:t>S100_TemporalExtent</w:t>
      </w:r>
      <w:bookmarkEnd w:id="89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r w:rsidRPr="00866F15">
              <w:rPr>
                <w:i/>
                <w:iCs/>
                <w:sz w:val="16"/>
                <w:szCs w:val="16"/>
                <w:lang w:val="en-GB"/>
              </w:rPr>
              <w:t>timeInstantBegin</w:t>
            </w:r>
            <w:r w:rsidRPr="00866F15">
              <w:rPr>
                <w:sz w:val="16"/>
                <w:szCs w:val="16"/>
                <w:lang w:val="en-GB"/>
              </w:rPr>
              <w:t xml:space="preserve"> and </w:t>
            </w:r>
            <w:r w:rsidRPr="00866F15">
              <w:rPr>
                <w:i/>
                <w:iCs/>
                <w:sz w:val="16"/>
                <w:szCs w:val="16"/>
                <w:lang w:val="en-GB"/>
              </w:rPr>
              <w:t>timeInstantEnd</w:t>
            </w:r>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timeInstantBegin</w:t>
            </w:r>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timeInstantEnd</w:t>
            </w:r>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895" w:name="_Toc66339961"/>
      <w:bookmarkStart w:id="896" w:name="_Toc167916641"/>
      <w:r w:rsidRPr="003A655F">
        <w:rPr>
          <w:lang w:val="en-GB" w:eastAsia="ar-SA"/>
        </w:rPr>
        <w:t>S100_</w:t>
      </w:r>
      <w:r w:rsidR="002D3D2F" w:rsidRPr="003A655F">
        <w:rPr>
          <w:lang w:val="en-GB" w:eastAsia="ar-SA"/>
        </w:rPr>
        <w:t>Encoding</w:t>
      </w:r>
      <w:r w:rsidRPr="003A655F">
        <w:rPr>
          <w:lang w:val="en-GB" w:eastAsia="ar-SA"/>
        </w:rPr>
        <w:t>Format</w:t>
      </w:r>
      <w:bookmarkEnd w:id="895"/>
      <w:bookmarkEnd w:id="89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897"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897"/>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898" w:name="_Toc66339962"/>
      <w:bookmarkStart w:id="899" w:name="_Ref104920650"/>
      <w:bookmarkStart w:id="900" w:name="_Toc167916642"/>
      <w:r w:rsidRPr="003A655F">
        <w:rPr>
          <w:lang w:val="en-GB" w:eastAsia="ar-SA"/>
        </w:rPr>
        <w:t>S100_ProductSpecification</w:t>
      </w:r>
      <w:bookmarkEnd w:id="898"/>
      <w:bookmarkEnd w:id="899"/>
      <w:bookmarkEnd w:id="900"/>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r w:rsidR="00F6735F" w:rsidRPr="00420165">
              <w:rPr>
                <w:rFonts w:cs="Arial"/>
                <w:b/>
                <w:i/>
                <w:iCs/>
                <w:sz w:val="16"/>
                <w:szCs w:val="16"/>
                <w:lang w:val="en-GB"/>
              </w:rPr>
              <w:t>compliancyCategory</w:t>
            </w:r>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D5404A">
        <w:trPr>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lastRenderedPageBreak/>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productIdentifier</w:t>
            </w:r>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compliancyCategory</w:t>
            </w:r>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901" w:name="_Toc167916643"/>
      <w:r w:rsidRPr="003A655F">
        <w:rPr>
          <w:lang w:val="en-GB" w:eastAsia="ar-SA"/>
        </w:rPr>
        <w:t>S100_CompliancyCategory</w:t>
      </w:r>
      <w:bookmarkEnd w:id="901"/>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902" w:name="_Toc167916644"/>
      <w:r w:rsidRPr="003A655F">
        <w:rPr>
          <w:lang w:val="en-GB" w:eastAsia="ar-SA"/>
        </w:rPr>
        <w:t>S100_ProtectionScheme</w:t>
      </w:r>
      <w:bookmarkEnd w:id="902"/>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903"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903"/>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904" w:name="_Toc167916645"/>
      <w:r w:rsidRPr="003A655F">
        <w:rPr>
          <w:lang w:val="en-GB" w:eastAsia="ar-SA"/>
        </w:rPr>
        <w:lastRenderedPageBreak/>
        <w:t>S100_SupportFileDiscoveryMetadata</w:t>
      </w:r>
      <w:bookmarkEnd w:id="904"/>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r w:rsidR="00F6356A" w:rsidRPr="00B560F5">
              <w:rPr>
                <w:rFonts w:cs="Arial"/>
                <w:b/>
                <w:bCs/>
                <w:i/>
                <w:iCs/>
                <w:sz w:val="16"/>
                <w:szCs w:val="16"/>
                <w:lang w:val="en-GB"/>
              </w:rPr>
              <w:t>otherDataTypeDescription</w:t>
            </w:r>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fileName</w:t>
            </w:r>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revisionStatus</w:t>
            </w:r>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editionNumber</w:t>
            </w:r>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issueDate</w:t>
            </w:r>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supportFileSpecification</w:t>
            </w:r>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dataType</w:t>
            </w:r>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compressionFlag</w:t>
            </w:r>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digitalSignatureReference</w:t>
            </w:r>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Specifies the algorithm used to compute digitalSignatureValue</w:t>
            </w:r>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digitalSignatureValue</w:t>
            </w:r>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value resulting from application of digitalSignatureReference</w:t>
            </w:r>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defaultLocale</w:t>
            </w:r>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PT_Locale</w:t>
            </w:r>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 absence of defaultLocale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supportedResource</w:t>
            </w:r>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resourcePurpose</w:t>
            </w:r>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905" w:name="_Toc167916646"/>
      <w:r w:rsidRPr="003A655F">
        <w:rPr>
          <w:lang w:val="en-GB" w:eastAsia="ar-SA"/>
        </w:rPr>
        <w:t>S100_SupportFileFormat</w:t>
      </w:r>
      <w:bookmarkEnd w:id="90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906" w:name="_Toc167916647"/>
      <w:r w:rsidRPr="003A655F">
        <w:rPr>
          <w:lang w:val="en-GB" w:eastAsia="ar-SA"/>
        </w:rPr>
        <w:t>S100_SupportFileRevisionStatus</w:t>
      </w:r>
      <w:bookmarkEnd w:id="906"/>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907" w:name="_Toc167916648"/>
      <w:r w:rsidRPr="003A655F">
        <w:rPr>
          <w:lang w:val="en-GB" w:eastAsia="ar-SA"/>
        </w:rPr>
        <w:t>S100_SupportFileSpecification</w:t>
      </w:r>
      <w:bookmarkEnd w:id="90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908"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90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909" w:name="_Toc66339963"/>
      <w:bookmarkStart w:id="910"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909"/>
      <w:bookmarkEnd w:id="910"/>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911"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fileName</w:t>
            </w:r>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(codelist)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editionNumber</w:t>
            </w:r>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Initially set to 1 for a given productSpecification.number</w:t>
            </w:r>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versionNumber</w:t>
            </w:r>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CharacterString</w:t>
            </w:r>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issueDate</w:t>
            </w:r>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productSpecification</w:t>
            </w:r>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digitalSignatureReference</w:t>
            </w:r>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Specifies the algorithm used to compute digitalSignatureValue</w:t>
            </w:r>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digitalSignatureValue</w:t>
            </w:r>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r w:rsidRPr="00A54F4F">
              <w:rPr>
                <w:rFonts w:cs="Arial"/>
                <w:i/>
                <w:iCs/>
                <w:sz w:val="16"/>
                <w:szCs w:val="16"/>
                <w:lang w:val="en-GB"/>
              </w:rPr>
              <w:t>digitalSignatureReference</w:t>
            </w:r>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compressionFlag</w:t>
            </w:r>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defaultLocale</w:t>
            </w:r>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r w:rsidRPr="00A54F4F">
              <w:rPr>
                <w:rFonts w:cs="Arial"/>
                <w:i/>
                <w:iCs/>
                <w:sz w:val="16"/>
                <w:szCs w:val="16"/>
                <w:lang w:val="en-GB"/>
              </w:rPr>
              <w:t>defaultLocale</w:t>
            </w:r>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otherLocale</w:t>
            </w:r>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911"/>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912"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913" w:name="_Toc167916651"/>
      <w:r w:rsidRPr="003A655F">
        <w:rPr>
          <w:lang w:val="en-GB"/>
        </w:rPr>
        <w:t>S100_CatalogueScope</w:t>
      </w:r>
      <w:bookmarkEnd w:id="912"/>
      <w:bookmarkEnd w:id="9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914"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914"/>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915" w:name="_Toc167916652"/>
      <w:r w:rsidRPr="003A655F">
        <w:rPr>
          <w:lang w:val="en-GB" w:eastAsia="ar-SA"/>
        </w:rPr>
        <w:t>MD_MaintenanceInformation</w:t>
      </w:r>
      <w:bookmarkEnd w:id="9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MD_MaintenanceInformation</w:t>
            </w:r>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r w:rsidR="00ED0939" w:rsidRPr="009566DE">
              <w:rPr>
                <w:rFonts w:cs="Arial"/>
                <w:i/>
                <w:iCs/>
                <w:sz w:val="16"/>
                <w:szCs w:val="16"/>
                <w:lang w:val="en-GB"/>
              </w:rPr>
              <w:t>maintenanceScope</w:t>
            </w:r>
            <w:r w:rsidR="00ED0939" w:rsidRPr="009566DE">
              <w:rPr>
                <w:rFonts w:cs="Arial"/>
                <w:sz w:val="16"/>
                <w:szCs w:val="16"/>
                <w:lang w:val="en-GB"/>
              </w:rPr>
              <w:t xml:space="preserve">, </w:t>
            </w:r>
            <w:r w:rsidR="00ED0939" w:rsidRPr="009566DE">
              <w:rPr>
                <w:rFonts w:cs="Arial"/>
                <w:i/>
                <w:iCs/>
                <w:sz w:val="16"/>
                <w:szCs w:val="16"/>
                <w:lang w:val="en-GB"/>
              </w:rPr>
              <w:t>maintenanceNote</w:t>
            </w:r>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r w:rsidR="00ED0939" w:rsidRPr="009566DE">
              <w:rPr>
                <w:rFonts w:cs="Arial"/>
                <w:i/>
                <w:iCs/>
                <w:sz w:val="16"/>
                <w:szCs w:val="16"/>
                <w:lang w:val="en-GB"/>
              </w:rPr>
              <w:t>maintenanceAndUpdate‌Frequency</w:t>
            </w:r>
            <w:r w:rsidR="00ED0939" w:rsidRPr="009566DE">
              <w:rPr>
                <w:rFonts w:cs="Arial"/>
                <w:sz w:val="16"/>
                <w:szCs w:val="16"/>
                <w:lang w:val="en-GB"/>
              </w:rPr>
              <w:t xml:space="preserve">, </w:t>
            </w:r>
            <w:r w:rsidR="00ED0939" w:rsidRPr="009566DE">
              <w:rPr>
                <w:rFonts w:cs="Arial"/>
                <w:i/>
                <w:iCs/>
                <w:sz w:val="16"/>
                <w:szCs w:val="16"/>
                <w:lang w:val="en-GB"/>
              </w:rPr>
              <w:t>maintenanceDate</w:t>
            </w:r>
            <w:r w:rsidR="00ED0939" w:rsidRPr="009566DE">
              <w:rPr>
                <w:rFonts w:cs="Arial"/>
                <w:sz w:val="16"/>
                <w:szCs w:val="16"/>
                <w:lang w:val="en-GB"/>
              </w:rPr>
              <w:t xml:space="preserve">, and </w:t>
            </w:r>
            <w:r w:rsidR="00ED0939" w:rsidRPr="009566DE">
              <w:rPr>
                <w:rFonts w:cs="Arial"/>
                <w:i/>
                <w:iCs/>
                <w:sz w:val="16"/>
                <w:szCs w:val="16"/>
                <w:lang w:val="en-GB"/>
              </w:rPr>
              <w:t>userDefinedMaintenance‌Frequency</w:t>
            </w:r>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maintenanceAndUpdateFrequency</w:t>
            </w:r>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MD_MaintenanceFrequencyCode (codelist)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r w:rsidRPr="00ED6BC7">
              <w:rPr>
                <w:i/>
                <w:iCs/>
                <w:sz w:val="16"/>
                <w:szCs w:val="16"/>
                <w:lang w:val="en-GB"/>
              </w:rPr>
              <w:t>userDefinedMaintenanceFrequency</w:t>
            </w:r>
            <w:r w:rsidRPr="00ED6BC7">
              <w:rPr>
                <w:sz w:val="16"/>
                <w:szCs w:val="16"/>
                <w:lang w:val="en-GB"/>
              </w:rPr>
              <w:t xml:space="preserve"> is not present, otherwise optional. See Table </w:t>
            </w:r>
            <w:r w:rsidRPr="00ED6BC7">
              <w:rPr>
                <w:b/>
                <w:bCs/>
                <w:sz w:val="16"/>
                <w:szCs w:val="16"/>
                <w:lang w:val="en-GB"/>
              </w:rPr>
              <w:t>MD_Maintenance‌Frequency‌Code</w:t>
            </w:r>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maintenanceDate</w:t>
            </w:r>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CI_Date</w:t>
            </w:r>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r w:rsidRPr="00ED6BC7">
              <w:rPr>
                <w:rFonts w:cs="Arial"/>
                <w:i/>
                <w:iCs/>
                <w:sz w:val="16"/>
                <w:szCs w:val="16"/>
                <w:lang w:val="en-GB"/>
              </w:rPr>
              <w:t>dateType</w:t>
            </w:r>
            <w:r w:rsidRPr="00ED6BC7">
              <w:rPr>
                <w:rFonts w:cs="Arial"/>
                <w:sz w:val="16"/>
                <w:szCs w:val="16"/>
                <w:lang w:val="en-GB"/>
              </w:rPr>
              <w:t xml:space="preserve">: </w:t>
            </w:r>
            <w:r w:rsidRPr="00ED6BC7">
              <w:rPr>
                <w:rFonts w:cs="Arial"/>
                <w:i/>
                <w:iCs/>
                <w:sz w:val="16"/>
                <w:szCs w:val="16"/>
                <w:lang w:val="en-GB"/>
              </w:rPr>
              <w:t>nextUpdate</w:t>
            </w:r>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916" w:name="_Hlk86073999"/>
            <w:r w:rsidRPr="00ED6BC7">
              <w:rPr>
                <w:sz w:val="16"/>
                <w:szCs w:val="16"/>
                <w:lang w:val="en-GB"/>
              </w:rPr>
              <w:t>userDefinedMaintenanceFrequency</w:t>
            </w:r>
            <w:bookmarkEnd w:id="916"/>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TM_PeriodDuration</w:t>
            </w:r>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917" w:name="_Toc167916653"/>
      <w:r w:rsidRPr="003A655F">
        <w:rPr>
          <w:lang w:val="en-GB" w:eastAsia="ar-SA"/>
        </w:rPr>
        <w:t>MD_MaintenanceFrequencyCode</w:t>
      </w:r>
      <w:bookmarkEnd w:id="9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MD_MaintenanceFrequencyCode</w:t>
            </w:r>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S-100 is restricted to only the following values from the ISO 19115-1 codelist.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asNeeded</w:t>
            </w:r>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918" w:name="_Toc167916654"/>
      <w:r w:rsidRPr="003A655F">
        <w:rPr>
          <w:lang w:val="en-GB" w:eastAsia="ar-SA"/>
        </w:rPr>
        <w:t>PT_Locale</w:t>
      </w:r>
      <w:bookmarkEnd w:id="9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919" w:name="_Hlk514373874"/>
            <w:bookmarkStart w:id="920"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919"/>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PT_Locale</w:t>
            </w:r>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LanguageCode</w:t>
            </w:r>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ISO 639-2/T 3-letter language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CountryCode</w:t>
            </w:r>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characterEncoding</w:t>
            </w:r>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MD_CharacterSetCode</w:t>
            </w:r>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920"/>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r w:rsidRPr="003A655F">
        <w:rPr>
          <w:i/>
          <w:iCs/>
          <w:lang w:val="en-GB" w:eastAsia="ar-SA"/>
        </w:rPr>
        <w:t>LanguageCode</w:t>
      </w:r>
      <w:r w:rsidRPr="003A655F">
        <w:rPr>
          <w:lang w:val="en-GB" w:eastAsia="ar-SA"/>
        </w:rPr>
        <w:t xml:space="preserve">, </w:t>
      </w:r>
      <w:r w:rsidRPr="003A655F">
        <w:rPr>
          <w:i/>
          <w:iCs/>
          <w:lang w:val="en-GB" w:eastAsia="ar-SA"/>
        </w:rPr>
        <w:t>CountryCode</w:t>
      </w:r>
      <w:r w:rsidRPr="003A655F">
        <w:rPr>
          <w:lang w:val="en-GB" w:eastAsia="ar-SA"/>
        </w:rPr>
        <w:t xml:space="preserve"> and </w:t>
      </w:r>
      <w:r w:rsidRPr="003A655F">
        <w:rPr>
          <w:i/>
          <w:iCs/>
          <w:lang w:val="en-GB" w:eastAsia="ar-SA"/>
        </w:rPr>
        <w:t>MD_CharacterSetCode</w:t>
      </w:r>
      <w:r w:rsidRPr="003A655F">
        <w:rPr>
          <w:lang w:val="en-GB" w:eastAsia="ar-SA"/>
        </w:rPr>
        <w:t xml:space="preserve"> are codelists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921" w:name="_Toc167916655"/>
      <w:r w:rsidRPr="003A655F">
        <w:rPr>
          <w:lang w:val="en-GB" w:eastAsia="ar-SA"/>
        </w:rPr>
        <w:t>S100_SE_CertificateContainer</w:t>
      </w:r>
      <w:bookmarkEnd w:id="921"/>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schemeAdministrator</w:t>
            </w:r>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CharacterString</w:t>
            </w:r>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r w:rsidRPr="00705C9D">
              <w:rPr>
                <w:i/>
                <w:sz w:val="16"/>
                <w:szCs w:val="16"/>
                <w:lang w:val="en-GB"/>
              </w:rPr>
              <w:t>schemeAdminstrator</w:t>
            </w:r>
            <w:r w:rsidRPr="00DF395E">
              <w:rPr>
                <w:sz w:val="16"/>
                <w:szCs w:val="16"/>
                <w:lang w:val="en-GB"/>
              </w:rPr>
              <w:t xml:space="preserve"> element. The </w:t>
            </w:r>
            <w:r w:rsidR="0074134D">
              <w:rPr>
                <w:sz w:val="16"/>
                <w:szCs w:val="16"/>
                <w:lang w:val="en-GB"/>
              </w:rPr>
              <w:t>S</w:t>
            </w:r>
            <w:r w:rsidRPr="00DF395E">
              <w:rPr>
                <w:sz w:val="16"/>
                <w:szCs w:val="16"/>
                <w:lang w:val="en-GB"/>
              </w:rPr>
              <w:t xml:space="preserve">cheme Adminstrator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922"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922"/>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923"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923"/>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924" w:name="_Toc167916657"/>
      <w:r w:rsidRPr="00A258A0">
        <w:rPr>
          <w:lang w:val="en-GB" w:eastAsia="ar-SA"/>
        </w:rPr>
        <w:t>S100_</w:t>
      </w:r>
      <w:r w:rsidR="00530CA2" w:rsidRPr="00A258A0">
        <w:rPr>
          <w:lang w:val="en-GB" w:eastAsia="ar-SA"/>
        </w:rPr>
        <w:t>SE_</w:t>
      </w:r>
      <w:r w:rsidRPr="00A258A0">
        <w:rPr>
          <w:lang w:val="en-GB" w:eastAsia="ar-SA"/>
        </w:rPr>
        <w:t>DigitalSignature</w:t>
      </w:r>
      <w:bookmarkEnd w:id="924"/>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25" w:name="_Toc167916658"/>
      <w:r w:rsidRPr="003A655F">
        <w:rPr>
          <w:lang w:val="en-GB" w:eastAsia="ar-SA"/>
        </w:rPr>
        <w:t>S100_SE_SignatureOnData</w:t>
      </w:r>
      <w:bookmarkEnd w:id="925"/>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926" w:name="_Hlk157896696"/>
            <w:bookmarkStart w:id="927"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926"/>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dataStatus</w:t>
            </w:r>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DataStatus</w:t>
            </w:r>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927"/>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28" w:name="_Toc167916659"/>
      <w:r w:rsidRPr="003A655F">
        <w:rPr>
          <w:lang w:val="en-GB" w:eastAsia="ar-SA"/>
        </w:rPr>
        <w:t>S100_SE_SignatureOnSignature</w:t>
      </w:r>
      <w:bookmarkEnd w:id="928"/>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certificateRef</w:t>
            </w:r>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signatureref</w:t>
            </w:r>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929" w:name="_Toc167916660"/>
      <w:r w:rsidRPr="003A655F">
        <w:rPr>
          <w:lang w:val="en-GB" w:eastAsia="ar-SA"/>
        </w:rPr>
        <w:t>DataStatus</w:t>
      </w:r>
      <w:bookmarkEnd w:id="929"/>
    </w:p>
    <w:p w14:paraId="58B7F632" w14:textId="4C60C095" w:rsidR="00B95ADE" w:rsidRPr="003A655F" w:rsidRDefault="00B95ADE" w:rsidP="006C526C">
      <w:pPr>
        <w:spacing w:after="120" w:line="240" w:lineRule="auto"/>
        <w:rPr>
          <w:lang w:val="en-GB" w:eastAsia="ar-SA"/>
        </w:rPr>
      </w:pPr>
      <w:r w:rsidRPr="003A655F">
        <w:rPr>
          <w:lang w:val="en-GB" w:eastAsia="ar-SA"/>
        </w:rPr>
        <w:t>S-104 uses the S-100 enumeration DataStatus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DataStatus</w:t>
            </w:r>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930" w:name="_Toc66339958"/>
      <w:bookmarkStart w:id="931" w:name="_Toc167916661"/>
      <w:r w:rsidRPr="003A655F">
        <w:rPr>
          <w:lang w:val="en-GB"/>
        </w:rPr>
        <w:t>EX_GeographicBoundingBox</w:t>
      </w:r>
      <w:bookmarkEnd w:id="930"/>
      <w:bookmarkEnd w:id="931"/>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EX_GeographicBoundingBox</w:t>
            </w:r>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westBoundLongitude</w:t>
            </w:r>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eastBoundLongitude</w:t>
            </w:r>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southBoundLatitude</w:t>
            </w:r>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northBoundLatitude</w:t>
            </w:r>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932" w:name="_Toc66339959"/>
      <w:bookmarkStart w:id="933" w:name="_Ref109166688"/>
      <w:bookmarkStart w:id="934" w:name="_Toc167916662"/>
      <w:r w:rsidRPr="003A655F">
        <w:rPr>
          <w:lang w:val="en-GB"/>
        </w:rPr>
        <w:lastRenderedPageBreak/>
        <w:t>EX_BoundingPolygon</w:t>
      </w:r>
      <w:bookmarkEnd w:id="932"/>
      <w:bookmarkEnd w:id="933"/>
      <w:bookmarkEnd w:id="934"/>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EX_BoundingPolygon</w:t>
            </w:r>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(x,y)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(x,y)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r w:rsidRPr="00032E65">
              <w:rPr>
                <w:sz w:val="16"/>
                <w:szCs w:val="16"/>
                <w:lang w:val="en-GB"/>
              </w:rPr>
              <w:t>GM_Object</w:t>
            </w:r>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935"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935"/>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942" w:name="_Toc80226652"/>
      <w:bookmarkStart w:id="943" w:name="_Toc80226814"/>
      <w:bookmarkStart w:id="944" w:name="_Toc80615036"/>
      <w:bookmarkStart w:id="945" w:name="_Toc80632029"/>
      <w:bookmarkStart w:id="946" w:name="_Toc80781445"/>
      <w:bookmarkStart w:id="947" w:name="_Toc81406372"/>
      <w:bookmarkStart w:id="948" w:name="_Ref74854200"/>
      <w:bookmarkStart w:id="949" w:name="_Ref167842935"/>
      <w:bookmarkStart w:id="950" w:name="_Ref167843607"/>
      <w:bookmarkStart w:id="951" w:name="_Toc167916663"/>
      <w:bookmarkEnd w:id="942"/>
      <w:bookmarkEnd w:id="943"/>
      <w:bookmarkEnd w:id="944"/>
      <w:bookmarkEnd w:id="945"/>
      <w:bookmarkEnd w:id="946"/>
      <w:bookmarkEnd w:id="947"/>
      <w:r w:rsidRPr="003A655F">
        <w:rPr>
          <w:lang w:val="en-GB" w:eastAsia="ar-SA"/>
        </w:rPr>
        <w:lastRenderedPageBreak/>
        <w:t>Carrier Metadata</w:t>
      </w:r>
      <w:bookmarkEnd w:id="948"/>
      <w:bookmarkEnd w:id="949"/>
      <w:bookmarkEnd w:id="950"/>
      <w:bookmarkEnd w:id="951"/>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952"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r w:rsidRPr="003A655F">
        <w:rPr>
          <w:i/>
          <w:iCs/>
          <w:lang w:val="en-GB"/>
        </w:rPr>
        <w:t>dataCodingFormat</w:t>
      </w:r>
      <w:r w:rsidRPr="003A655F">
        <w:rPr>
          <w:lang w:val="en-GB"/>
        </w:rPr>
        <w:t xml:space="preserve"> values are mandatory only for the specified </w:t>
      </w:r>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r w:rsidRPr="003A655F">
        <w:rPr>
          <w:lang w:val="en-GB"/>
        </w:rPr>
        <w:t xml:space="preserve"> value(s).</w:t>
      </w:r>
    </w:p>
    <w:bookmarkEnd w:id="952"/>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953"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953"/>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954"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954"/>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955"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955"/>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956"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957" w:name="_Toc167916664"/>
      <w:r w:rsidRPr="003A655F">
        <w:rPr>
          <w:lang w:val="en-GB"/>
        </w:rPr>
        <w:t>General metadata - details</w:t>
      </w:r>
      <w:bookmarkEnd w:id="957"/>
    </w:p>
    <w:p w14:paraId="36EC92B5" w14:textId="4D93ADE8" w:rsidR="000C24AA" w:rsidRDefault="000C24AA" w:rsidP="00ED7730">
      <w:pPr>
        <w:pStyle w:val="Caption"/>
        <w:keepNext/>
        <w:spacing w:line="240" w:lineRule="auto"/>
        <w:rPr>
          <w:b/>
          <w:sz w:val="18"/>
          <w:szCs w:val="18"/>
          <w:lang w:val="en-GB"/>
        </w:rPr>
      </w:pPr>
      <w:bookmarkStart w:id="958" w:name="_Ref75806947"/>
      <w:bookmarkStart w:id="959" w:name="_Ref80223608"/>
      <w:bookmarkStart w:id="960" w:name="_Hlk112282239"/>
      <w:bookmarkEnd w:id="956"/>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958"/>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961"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961"/>
      <w:r w:rsidRPr="001B34BE">
        <w:rPr>
          <w:b/>
          <w:sz w:val="18"/>
          <w:szCs w:val="18"/>
          <w:lang w:val="en-GB"/>
        </w:rPr>
        <w:t>. All times are in UTC format</w:t>
      </w:r>
      <w:bookmarkEnd w:id="959"/>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28" w:type="dxa"/>
        </w:tblCellMar>
        <w:tblLook w:val="0000" w:firstRow="0" w:lastRow="0" w:firstColumn="0" w:lastColumn="0" w:noHBand="0" w:noVBand="0"/>
      </w:tblPr>
      <w:tblGrid>
        <w:gridCol w:w="425"/>
        <w:gridCol w:w="1844"/>
        <w:gridCol w:w="2187"/>
        <w:gridCol w:w="540"/>
        <w:gridCol w:w="1168"/>
        <w:gridCol w:w="2919"/>
      </w:tblGrid>
      <w:tr w:rsidR="00BB1928" w:rsidRPr="001B34BE" w14:paraId="1FFF147A" w14:textId="77777777" w:rsidTr="001670ED">
        <w:trPr>
          <w:cantSplit/>
          <w:tblHeader/>
        </w:trPr>
        <w:tc>
          <w:tcPr>
            <w:tcW w:w="234" w:type="pct"/>
            <w:shd w:val="clear" w:color="auto" w:fill="D9D9D9" w:themeFill="background1" w:themeFillShade="D9"/>
            <w:vAlign w:val="center"/>
          </w:tcPr>
          <w:p w14:paraId="2160AA67" w14:textId="77777777" w:rsidR="004148EC" w:rsidRPr="001B34BE" w:rsidRDefault="004148EC" w:rsidP="002D6F84">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
          <w:p w14:paraId="1475EBCA" w14:textId="77777777" w:rsidR="004148EC" w:rsidRPr="001B34BE" w:rsidRDefault="004148EC" w:rsidP="00042248">
            <w:pPr>
              <w:spacing w:before="60" w:after="60" w:line="240" w:lineRule="auto"/>
              <w:ind w:left="57" w:righ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04" w:type="pct"/>
            <w:shd w:val="clear" w:color="auto" w:fill="D9D9D9" w:themeFill="background1" w:themeFillShade="D9"/>
            <w:tcMar>
              <w:left w:w="29" w:type="dxa"/>
            </w:tcMar>
            <w:vAlign w:val="center"/>
          </w:tcPr>
          <w:p w14:paraId="0AE36AF8"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97" w:type="pct"/>
            <w:shd w:val="clear" w:color="auto" w:fill="D9D9D9" w:themeFill="background1" w:themeFillShade="D9"/>
            <w:vAlign w:val="center"/>
          </w:tcPr>
          <w:p w14:paraId="518B639D" w14:textId="0DE67390" w:rsidR="004148EC" w:rsidRPr="001B34BE" w:rsidRDefault="001B34BE" w:rsidP="002D6F84">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43" w:type="pct"/>
            <w:shd w:val="clear" w:color="auto" w:fill="D9D9D9" w:themeFill="background1" w:themeFillShade="D9"/>
            <w:tcMar>
              <w:top w:w="0" w:type="dxa"/>
              <w:left w:w="29" w:type="dxa"/>
              <w:bottom w:w="0" w:type="dxa"/>
              <w:right w:w="108" w:type="dxa"/>
            </w:tcMar>
            <w:vAlign w:val="center"/>
          </w:tcPr>
          <w:p w14:paraId="6B796EBA"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607" w:type="pct"/>
            <w:shd w:val="clear" w:color="auto" w:fill="D9D9D9" w:themeFill="background1" w:themeFillShade="D9"/>
            <w:tcMar>
              <w:top w:w="0" w:type="dxa"/>
              <w:left w:w="29" w:type="dxa"/>
              <w:bottom w:w="0" w:type="dxa"/>
              <w:right w:w="108" w:type="dxa"/>
            </w:tcMar>
            <w:vAlign w:val="center"/>
          </w:tcPr>
          <w:p w14:paraId="2C99B69B" w14:textId="77777777" w:rsidR="004148EC" w:rsidRPr="001B34BE" w:rsidRDefault="004148EC" w:rsidP="00042248">
            <w:pPr>
              <w:spacing w:before="60" w:after="60" w:line="240" w:lineRule="auto"/>
              <w:ind w:left="57" w:righ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1670ED">
        <w:trPr>
          <w:cantSplit/>
        </w:trPr>
        <w:tc>
          <w:tcPr>
            <w:tcW w:w="234" w:type="pct"/>
            <w:vAlign w:val="center"/>
          </w:tcPr>
          <w:p w14:paraId="17C160B1" w14:textId="77777777" w:rsidR="004148EC" w:rsidRPr="001B34BE" w:rsidRDefault="004148EC" w:rsidP="001670ED">
            <w:pPr>
              <w:spacing w:before="60" w:after="60" w:line="240" w:lineRule="auto"/>
              <w:ind w:left="28" w:righ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
          <w:p w14:paraId="70A72E01" w14:textId="30986008"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04" w:type="pct"/>
            <w:shd w:val="clear" w:color="auto" w:fill="auto"/>
            <w:tcMar>
              <w:left w:w="29" w:type="dxa"/>
            </w:tcMar>
            <w:vAlign w:val="center"/>
          </w:tcPr>
          <w:p w14:paraId="589CD60C" w14:textId="77777777" w:rsidR="004148EC" w:rsidRPr="001B34BE" w:rsidRDefault="004148EC" w:rsidP="001670ED">
            <w:pPr>
              <w:spacing w:before="60" w:after="60" w:line="240" w:lineRule="auto"/>
              <w:ind w:left="28" w:right="28"/>
              <w:rPr>
                <w:rFonts w:eastAsia="Calibri" w:cs="Arial"/>
                <w:b/>
                <w:bCs/>
                <w:color w:val="000000" w:themeColor="text1"/>
                <w:sz w:val="18"/>
                <w:szCs w:val="18"/>
                <w:lang w:val="en-GB"/>
              </w:rPr>
            </w:pPr>
            <w:r w:rsidRPr="001B34BE">
              <w:rPr>
                <w:rFonts w:eastAsia="Calibri" w:cs="Arial"/>
                <w:color w:val="000000" w:themeColor="text1"/>
                <w:sz w:val="18"/>
                <w:szCs w:val="18"/>
                <w:lang w:val="en-GB"/>
              </w:rPr>
              <w:t>productSpecification</w:t>
            </w:r>
          </w:p>
        </w:tc>
        <w:tc>
          <w:tcPr>
            <w:tcW w:w="297" w:type="pct"/>
            <w:vAlign w:val="center"/>
          </w:tcPr>
          <w:p w14:paraId="13CC639A"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315CB3C" w14:textId="77777777" w:rsidR="004148EC" w:rsidRPr="001B34BE" w:rsidRDefault="004148EC" w:rsidP="001670ED">
            <w:pPr>
              <w:spacing w:before="60" w:after="60" w:line="240" w:lineRule="auto"/>
              <w:ind w:left="28" w:righ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162290CB" w14:textId="47F93D2D"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1670ED">
        <w:trPr>
          <w:cantSplit/>
        </w:trPr>
        <w:tc>
          <w:tcPr>
            <w:tcW w:w="234" w:type="pct"/>
            <w:vAlign w:val="center"/>
          </w:tcPr>
          <w:p w14:paraId="395BE662"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
          <w:p w14:paraId="15A214F9"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04" w:type="pct"/>
            <w:shd w:val="clear" w:color="auto" w:fill="auto"/>
            <w:tcMar>
              <w:left w:w="29" w:type="dxa"/>
            </w:tcMar>
            <w:vAlign w:val="center"/>
          </w:tcPr>
          <w:p w14:paraId="060B3FFF"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issueDate</w:t>
            </w:r>
          </w:p>
        </w:tc>
        <w:tc>
          <w:tcPr>
            <w:tcW w:w="297" w:type="pct"/>
            <w:vAlign w:val="center"/>
          </w:tcPr>
          <w:p w14:paraId="78A2BB3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5F4A21E"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4FC25D9" w14:textId="5F685808"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r w:rsidR="00044A47">
              <w:rPr>
                <w:rFonts w:eastAsia="Calibri" w:cs="Arial"/>
                <w:color w:val="000000" w:themeColor="text1"/>
                <w:sz w:val="18"/>
                <w:szCs w:val="18"/>
                <w:lang w:val="en-GB"/>
              </w:rPr>
              <w:t>issueDate in discovery metadata</w:t>
            </w:r>
          </w:p>
        </w:tc>
      </w:tr>
      <w:tr w:rsidR="005B1E76" w:rsidRPr="001B34BE" w14:paraId="7494F130" w14:textId="77777777" w:rsidTr="001670ED">
        <w:trPr>
          <w:cantSplit/>
        </w:trPr>
        <w:tc>
          <w:tcPr>
            <w:tcW w:w="234" w:type="pct"/>
            <w:vAlign w:val="center"/>
          </w:tcPr>
          <w:p w14:paraId="4601C71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
          <w:p w14:paraId="4D3EFE6A" w14:textId="5FFB7BAE" w:rsidR="004148EC" w:rsidRPr="001B34BE" w:rsidRDefault="009D4F30" w:rsidP="00042248">
            <w:pPr>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04" w:type="pct"/>
            <w:shd w:val="clear" w:color="auto" w:fill="auto"/>
            <w:tcMar>
              <w:left w:w="29" w:type="dxa"/>
            </w:tcMar>
            <w:vAlign w:val="center"/>
          </w:tcPr>
          <w:p w14:paraId="04B31289"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horizontalCRS</w:t>
            </w:r>
          </w:p>
        </w:tc>
        <w:tc>
          <w:tcPr>
            <w:tcW w:w="297" w:type="pct"/>
            <w:vAlign w:val="center"/>
          </w:tcPr>
          <w:p w14:paraId="64DAC611"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37ED7223" w14:textId="40BF7A54"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3AF29131" w14:textId="35721142" w:rsidR="003A2CA0"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042248">
            <w:pPr>
              <w:pStyle w:val="Default"/>
              <w:spacing w:before="60" w:after="60"/>
              <w:ind w:left="57" w:righ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1670ED">
        <w:trPr>
          <w:cantSplit/>
        </w:trPr>
        <w:tc>
          <w:tcPr>
            <w:tcW w:w="234" w:type="pct"/>
            <w:vAlign w:val="center"/>
          </w:tcPr>
          <w:p w14:paraId="10F5B44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
          <w:p w14:paraId="3D12BD2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04" w:type="pct"/>
            <w:shd w:val="clear" w:color="auto" w:fill="auto"/>
            <w:tcMar>
              <w:left w:w="29" w:type="dxa"/>
            </w:tcMar>
            <w:vAlign w:val="center"/>
          </w:tcPr>
          <w:p w14:paraId="12F01A9A"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westBoundLongitude</w:t>
            </w:r>
          </w:p>
        </w:tc>
        <w:tc>
          <w:tcPr>
            <w:tcW w:w="297" w:type="pct"/>
            <w:vAlign w:val="center"/>
          </w:tcPr>
          <w:p w14:paraId="203942B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FC125DF" w14:textId="2A3EBC8B"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val="restart"/>
            <w:shd w:val="clear" w:color="auto" w:fill="auto"/>
            <w:tcMar>
              <w:top w:w="0" w:type="dxa"/>
              <w:left w:w="29" w:type="dxa"/>
              <w:bottom w:w="0" w:type="dxa"/>
              <w:right w:w="108" w:type="dxa"/>
            </w:tcMar>
            <w:vAlign w:val="center"/>
          </w:tcPr>
          <w:p w14:paraId="3FD6A9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1670ED">
        <w:trPr>
          <w:cantSplit/>
        </w:trPr>
        <w:tc>
          <w:tcPr>
            <w:tcW w:w="234" w:type="pct"/>
            <w:vAlign w:val="center"/>
          </w:tcPr>
          <w:p w14:paraId="3D71D66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
          <w:p w14:paraId="533A76F2"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04F1F9B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eastBoundLongitude</w:t>
            </w:r>
          </w:p>
        </w:tc>
        <w:tc>
          <w:tcPr>
            <w:tcW w:w="297" w:type="pct"/>
            <w:vAlign w:val="center"/>
          </w:tcPr>
          <w:p w14:paraId="5206504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42895C" w14:textId="7624D7DC"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2E9C78E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333B25AE" w14:textId="77777777" w:rsidTr="001670ED">
        <w:trPr>
          <w:cantSplit/>
        </w:trPr>
        <w:tc>
          <w:tcPr>
            <w:tcW w:w="234" w:type="pct"/>
            <w:vAlign w:val="center"/>
          </w:tcPr>
          <w:p w14:paraId="21A8B435"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
          <w:p w14:paraId="601629E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4D53265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southBoundLatitude</w:t>
            </w:r>
          </w:p>
        </w:tc>
        <w:tc>
          <w:tcPr>
            <w:tcW w:w="297" w:type="pct"/>
            <w:vAlign w:val="center"/>
          </w:tcPr>
          <w:p w14:paraId="09F1B44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89D4915" w14:textId="06718D49"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5095CD4"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452E5036" w14:textId="77777777" w:rsidTr="001670ED">
        <w:trPr>
          <w:cantSplit/>
        </w:trPr>
        <w:tc>
          <w:tcPr>
            <w:tcW w:w="234" w:type="pct"/>
          </w:tcPr>
          <w:p w14:paraId="7F2156E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
          <w:p w14:paraId="3D10D6AE"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tcPr>
          <w:p w14:paraId="4A08B28B" w14:textId="77777777"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northBoundLatitude</w:t>
            </w:r>
          </w:p>
        </w:tc>
        <w:tc>
          <w:tcPr>
            <w:tcW w:w="297" w:type="pct"/>
          </w:tcPr>
          <w:p w14:paraId="4AB6567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tcPr>
          <w:p w14:paraId="501FD026" w14:textId="05AE3528"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F810F21"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3D0F8E" w14:paraId="581715C5" w14:textId="77777777" w:rsidTr="001670ED">
        <w:trPr>
          <w:cantSplit/>
        </w:trPr>
        <w:tc>
          <w:tcPr>
            <w:tcW w:w="234" w:type="pct"/>
            <w:vAlign w:val="center"/>
          </w:tcPr>
          <w:p w14:paraId="1CC7FEC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
          <w:p w14:paraId="3F853BD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04" w:type="pct"/>
            <w:shd w:val="clear" w:color="auto" w:fill="auto"/>
            <w:tcMar>
              <w:left w:w="29" w:type="dxa"/>
            </w:tcMar>
            <w:vAlign w:val="center"/>
          </w:tcPr>
          <w:p w14:paraId="75552EA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geographicIdentifier</w:t>
            </w:r>
          </w:p>
        </w:tc>
        <w:tc>
          <w:tcPr>
            <w:tcW w:w="297" w:type="pct"/>
            <w:vAlign w:val="center"/>
          </w:tcPr>
          <w:p w14:paraId="5FEC639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0AB548F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7BBD1B0" w14:textId="360FC0F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(In S-100: EX_Extent &gt; EX_GeographicDescription.geographicIdentifier &gt; MD_Identifier.code)</w:t>
            </w:r>
          </w:p>
        </w:tc>
      </w:tr>
      <w:tr w:rsidR="00C22651" w:rsidRPr="001B34BE" w14:paraId="6DCC6996" w14:textId="77777777" w:rsidTr="001670ED">
        <w:trPr>
          <w:cantSplit/>
        </w:trPr>
        <w:tc>
          <w:tcPr>
            <w:tcW w:w="234" w:type="pct"/>
            <w:vAlign w:val="center"/>
          </w:tcPr>
          <w:p w14:paraId="718C97D4" w14:textId="7BB1984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
          <w:p w14:paraId="39A98A44" w14:textId="2B96DEA4"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04" w:type="pct"/>
            <w:shd w:val="clear" w:color="auto" w:fill="auto"/>
            <w:tcMar>
              <w:left w:w="29" w:type="dxa"/>
            </w:tcMar>
            <w:vAlign w:val="center"/>
          </w:tcPr>
          <w:p w14:paraId="382A1C0F" w14:textId="2E90E14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nameOfHorizontalCRS</w:t>
            </w:r>
          </w:p>
        </w:tc>
        <w:tc>
          <w:tcPr>
            <w:tcW w:w="297" w:type="pct"/>
            <w:vAlign w:val="center"/>
          </w:tcPr>
          <w:p w14:paraId="42833E9F" w14:textId="2C9B33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0062511" w14:textId="61016FEB"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6C8C5B5" w14:textId="51B0569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Mandatory if horizontalCRS = -1</w:t>
            </w:r>
          </w:p>
        </w:tc>
      </w:tr>
      <w:tr w:rsidR="005B1E76" w:rsidRPr="001B34BE" w14:paraId="2D181F10" w14:textId="77777777" w:rsidTr="001670ED">
        <w:trPr>
          <w:cantSplit/>
        </w:trPr>
        <w:tc>
          <w:tcPr>
            <w:tcW w:w="234" w:type="pct"/>
            <w:vAlign w:val="center"/>
          </w:tcPr>
          <w:p w14:paraId="033F7FAD" w14:textId="672D04A3"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
          <w:p w14:paraId="3611CE90" w14:textId="55E7FC3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04" w:type="pct"/>
            <w:shd w:val="clear" w:color="auto" w:fill="auto"/>
            <w:tcMar>
              <w:left w:w="29" w:type="dxa"/>
            </w:tcMar>
            <w:vAlign w:val="center"/>
          </w:tcPr>
          <w:p w14:paraId="642E456D" w14:textId="071E686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typeOfHorizontalCRS</w:t>
            </w:r>
          </w:p>
        </w:tc>
        <w:tc>
          <w:tcPr>
            <w:tcW w:w="297" w:type="pct"/>
            <w:vAlign w:val="center"/>
          </w:tcPr>
          <w:p w14:paraId="5E2A52A5" w14:textId="5910D6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8B15AF0" w14:textId="0F2F86E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Enumeration</w:t>
            </w:r>
          </w:p>
        </w:tc>
        <w:tc>
          <w:tcPr>
            <w:tcW w:w="1607" w:type="pct"/>
            <w:shd w:val="clear" w:color="auto" w:fill="auto"/>
            <w:tcMar>
              <w:top w:w="0" w:type="dxa"/>
              <w:left w:w="29" w:type="dxa"/>
              <w:bottom w:w="0" w:type="dxa"/>
              <w:right w:w="108" w:type="dxa"/>
            </w:tcMar>
          </w:tcPr>
          <w:p w14:paraId="74F6D504"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66FA583E" w14:textId="1BF17E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1670ED">
        <w:trPr>
          <w:cantSplit/>
        </w:trPr>
        <w:tc>
          <w:tcPr>
            <w:tcW w:w="234" w:type="pct"/>
            <w:vAlign w:val="center"/>
          </w:tcPr>
          <w:p w14:paraId="1F5F8545" w14:textId="3C9CC57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
          <w:p w14:paraId="2E8863A3" w14:textId="3FC2A9A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04" w:type="pct"/>
            <w:shd w:val="clear" w:color="auto" w:fill="auto"/>
            <w:tcMar>
              <w:left w:w="29" w:type="dxa"/>
            </w:tcMar>
            <w:vAlign w:val="center"/>
          </w:tcPr>
          <w:p w14:paraId="41632733" w14:textId="3497556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horizontalCS</w:t>
            </w:r>
          </w:p>
        </w:tc>
        <w:tc>
          <w:tcPr>
            <w:tcW w:w="297" w:type="pct"/>
            <w:vAlign w:val="center"/>
          </w:tcPr>
          <w:p w14:paraId="13E3B835" w14:textId="75FF2122"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1E7337" w14:textId="413F463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607" w:type="pct"/>
            <w:shd w:val="clear" w:color="auto" w:fill="auto"/>
            <w:tcMar>
              <w:top w:w="0" w:type="dxa"/>
              <w:left w:w="29" w:type="dxa"/>
              <w:bottom w:w="0" w:type="dxa"/>
              <w:right w:w="108" w:type="dxa"/>
            </w:tcMar>
          </w:tcPr>
          <w:p w14:paraId="6CAD554D"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50AE53B9"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1 (Geodetic CRS 2D):</w:t>
            </w:r>
          </w:p>
          <w:p w14:paraId="4ACEB7A6" w14:textId="77777777" w:rsidR="00EF5438"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2 (Projected CRS):</w:t>
            </w:r>
          </w:p>
          <w:p w14:paraId="01C38ABC" w14:textId="0A4B804B" w:rsidR="0040463C"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pPr>
              <w:pStyle w:val="ListParagraph"/>
              <w:numPr>
                <w:ilvl w:val="0"/>
                <w:numId w:val="57"/>
              </w:numPr>
              <w:suppressAutoHyphens/>
              <w:spacing w:before="60" w:after="60" w:line="240" w:lineRule="auto"/>
              <w:ind w:left="57" w:right="57" w:hanging="142"/>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1670ED">
        <w:trPr>
          <w:cantSplit/>
        </w:trPr>
        <w:tc>
          <w:tcPr>
            <w:tcW w:w="234" w:type="pct"/>
            <w:vAlign w:val="center"/>
          </w:tcPr>
          <w:p w14:paraId="359B23D0" w14:textId="655167F6"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
          <w:p w14:paraId="1BB9A421" w14:textId="29F290C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datum</w:t>
            </w:r>
          </w:p>
        </w:tc>
        <w:tc>
          <w:tcPr>
            <w:tcW w:w="1204" w:type="pct"/>
            <w:shd w:val="clear" w:color="auto" w:fill="auto"/>
            <w:tcMar>
              <w:left w:w="29" w:type="dxa"/>
            </w:tcMar>
            <w:vAlign w:val="center"/>
          </w:tcPr>
          <w:p w14:paraId="3BDA36FE" w14:textId="2CB486DF"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horizontalDatum</w:t>
            </w:r>
          </w:p>
        </w:tc>
        <w:tc>
          <w:tcPr>
            <w:tcW w:w="297" w:type="pct"/>
            <w:vAlign w:val="center"/>
          </w:tcPr>
          <w:p w14:paraId="3D7C802C" w14:textId="57A71A20"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C4DDFEA" w14:textId="0E57EB3D"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35CFAA1"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0293FC3D" w14:textId="5107EEDE"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1670ED">
        <w:trPr>
          <w:cantSplit/>
        </w:trPr>
        <w:tc>
          <w:tcPr>
            <w:tcW w:w="234" w:type="pct"/>
            <w:vAlign w:val="center"/>
          </w:tcPr>
          <w:p w14:paraId="29D20B83" w14:textId="7F0E2580"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
          <w:p w14:paraId="7A1063A6" w14:textId="59A915D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04" w:type="pct"/>
            <w:shd w:val="clear" w:color="auto" w:fill="auto"/>
            <w:tcMar>
              <w:left w:w="29" w:type="dxa"/>
            </w:tcMar>
            <w:vAlign w:val="center"/>
          </w:tcPr>
          <w:p w14:paraId="61CBDDF3" w14:textId="24A6D7C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nameOfHorizontalDatum</w:t>
            </w:r>
          </w:p>
        </w:tc>
        <w:tc>
          <w:tcPr>
            <w:tcW w:w="297" w:type="pct"/>
            <w:vAlign w:val="center"/>
          </w:tcPr>
          <w:p w14:paraId="650E9CD9" w14:textId="40A2125F"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CA42E69" w14:textId="3FEB6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1955C78" w14:textId="717A81C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1670ED">
        <w:trPr>
          <w:cantSplit/>
        </w:trPr>
        <w:tc>
          <w:tcPr>
            <w:tcW w:w="234" w:type="pct"/>
            <w:vAlign w:val="center"/>
          </w:tcPr>
          <w:p w14:paraId="600ED674" w14:textId="5CC1973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
          <w:p w14:paraId="34460D63" w14:textId="46B769A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Prime meridian</w:t>
            </w:r>
          </w:p>
        </w:tc>
        <w:tc>
          <w:tcPr>
            <w:tcW w:w="1204" w:type="pct"/>
            <w:shd w:val="clear" w:color="auto" w:fill="auto"/>
            <w:tcMar>
              <w:left w:w="29" w:type="dxa"/>
            </w:tcMar>
            <w:vAlign w:val="center"/>
          </w:tcPr>
          <w:p w14:paraId="7E7C625B" w14:textId="2FB1B58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primeMeridian</w:t>
            </w:r>
          </w:p>
        </w:tc>
        <w:tc>
          <w:tcPr>
            <w:tcW w:w="297" w:type="pct"/>
            <w:vAlign w:val="center"/>
          </w:tcPr>
          <w:p w14:paraId="04D643A2" w14:textId="24A78AB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AED5A05" w14:textId="720C30D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6EA3462F" w14:textId="03D206F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1670ED">
        <w:trPr>
          <w:cantSplit/>
        </w:trPr>
        <w:tc>
          <w:tcPr>
            <w:tcW w:w="234" w:type="pct"/>
            <w:vAlign w:val="center"/>
          </w:tcPr>
          <w:p w14:paraId="140EFE09" w14:textId="09D3BCD4"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
          <w:p w14:paraId="1E346E3F" w14:textId="055D7E1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Spheroid</w:t>
            </w:r>
          </w:p>
        </w:tc>
        <w:tc>
          <w:tcPr>
            <w:tcW w:w="1204" w:type="pct"/>
            <w:shd w:val="clear" w:color="auto" w:fill="auto"/>
            <w:tcMar>
              <w:left w:w="29" w:type="dxa"/>
            </w:tcMar>
            <w:vAlign w:val="center"/>
          </w:tcPr>
          <w:p w14:paraId="5C762B98" w14:textId="4F8ED9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spheroid</w:t>
            </w:r>
          </w:p>
        </w:tc>
        <w:tc>
          <w:tcPr>
            <w:tcW w:w="297" w:type="pct"/>
            <w:vAlign w:val="center"/>
          </w:tcPr>
          <w:p w14:paraId="3C7355B6" w14:textId="4A80B3B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FAC0BBF" w14:textId="08A9992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64B760D" w14:textId="2B60F60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1670ED">
        <w:trPr>
          <w:cantSplit/>
        </w:trPr>
        <w:tc>
          <w:tcPr>
            <w:tcW w:w="234" w:type="pct"/>
            <w:vAlign w:val="center"/>
          </w:tcPr>
          <w:p w14:paraId="53F0323E" w14:textId="1AFFD74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
          <w:p w14:paraId="40C44F56" w14:textId="6EBA2DD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method</w:t>
            </w:r>
          </w:p>
        </w:tc>
        <w:tc>
          <w:tcPr>
            <w:tcW w:w="1204" w:type="pct"/>
            <w:shd w:val="clear" w:color="auto" w:fill="auto"/>
            <w:tcMar>
              <w:left w:w="29" w:type="dxa"/>
            </w:tcMar>
            <w:vAlign w:val="center"/>
          </w:tcPr>
          <w:p w14:paraId="462475C7" w14:textId="363B30A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projectionMethod</w:t>
            </w:r>
          </w:p>
        </w:tc>
        <w:tc>
          <w:tcPr>
            <w:tcW w:w="297" w:type="pct"/>
            <w:vAlign w:val="center"/>
          </w:tcPr>
          <w:p w14:paraId="7FC71D78" w14:textId="467C5B2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4C27E0E" w14:textId="6892C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046AA380" w14:textId="508EC81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typeOfHorizontalCRS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1670ED">
        <w:trPr>
          <w:cantSplit/>
        </w:trPr>
        <w:tc>
          <w:tcPr>
            <w:tcW w:w="234" w:type="pct"/>
            <w:vAlign w:val="center"/>
          </w:tcPr>
          <w:p w14:paraId="62F008FB" w14:textId="63F366F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
          <w:p w14:paraId="2D955D9A" w14:textId="777C640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04" w:type="pct"/>
            <w:shd w:val="clear" w:color="auto" w:fill="auto"/>
            <w:tcMar>
              <w:left w:w="29" w:type="dxa"/>
            </w:tcMar>
            <w:vAlign w:val="center"/>
          </w:tcPr>
          <w:p w14:paraId="56349D4F" w14:textId="17C6947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projectionParameter1</w:t>
            </w:r>
          </w:p>
        </w:tc>
        <w:tc>
          <w:tcPr>
            <w:tcW w:w="297" w:type="pct"/>
            <w:vAlign w:val="center"/>
          </w:tcPr>
          <w:p w14:paraId="3B83BAAA" w14:textId="2BC122C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79CD2DD" w14:textId="2517C8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6525095" w14:textId="5C0B01B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1670ED">
        <w:trPr>
          <w:cantSplit/>
        </w:trPr>
        <w:tc>
          <w:tcPr>
            <w:tcW w:w="234" w:type="pct"/>
            <w:vAlign w:val="center"/>
          </w:tcPr>
          <w:p w14:paraId="6D3C8B11" w14:textId="0BC2AC5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
          <w:p w14:paraId="46AFED68" w14:textId="7A15FD8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04" w:type="pct"/>
            <w:shd w:val="clear" w:color="auto" w:fill="auto"/>
            <w:tcMar>
              <w:left w:w="29" w:type="dxa"/>
            </w:tcMar>
            <w:vAlign w:val="center"/>
          </w:tcPr>
          <w:p w14:paraId="66338DB7" w14:textId="383A879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projectionParameter2</w:t>
            </w:r>
          </w:p>
        </w:tc>
        <w:tc>
          <w:tcPr>
            <w:tcW w:w="297" w:type="pct"/>
            <w:vAlign w:val="center"/>
          </w:tcPr>
          <w:p w14:paraId="62D084A3" w14:textId="2B5F4C89"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47D5547" w14:textId="57EEACC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073D6C7F" w14:textId="7B16F11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1670ED">
        <w:trPr>
          <w:cantSplit/>
        </w:trPr>
        <w:tc>
          <w:tcPr>
            <w:tcW w:w="234" w:type="pct"/>
            <w:vAlign w:val="center"/>
          </w:tcPr>
          <w:p w14:paraId="38BF9B96" w14:textId="465B24F5"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
          <w:p w14:paraId="29C089DB" w14:textId="38AC7C5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04" w:type="pct"/>
            <w:shd w:val="clear" w:color="auto" w:fill="auto"/>
            <w:tcMar>
              <w:left w:w="29" w:type="dxa"/>
            </w:tcMar>
            <w:vAlign w:val="center"/>
          </w:tcPr>
          <w:p w14:paraId="5A757185" w14:textId="3870E7C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projectionParameter3</w:t>
            </w:r>
          </w:p>
        </w:tc>
        <w:tc>
          <w:tcPr>
            <w:tcW w:w="297" w:type="pct"/>
            <w:vAlign w:val="center"/>
          </w:tcPr>
          <w:p w14:paraId="6690E8C9" w14:textId="0207F85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03F4F51" w14:textId="65996B5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D2D0A1" w14:textId="3A5548EF"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1670ED">
        <w:trPr>
          <w:cantSplit/>
        </w:trPr>
        <w:tc>
          <w:tcPr>
            <w:tcW w:w="234" w:type="pct"/>
            <w:vAlign w:val="center"/>
          </w:tcPr>
          <w:p w14:paraId="602B1574" w14:textId="31A5952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
          <w:p w14:paraId="6FE2E884" w14:textId="4C2BBE8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04" w:type="pct"/>
            <w:shd w:val="clear" w:color="auto" w:fill="auto"/>
            <w:tcMar>
              <w:left w:w="29" w:type="dxa"/>
            </w:tcMar>
            <w:vAlign w:val="center"/>
          </w:tcPr>
          <w:p w14:paraId="6EFF06F0" w14:textId="5E78860C"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projectionParameter4</w:t>
            </w:r>
          </w:p>
        </w:tc>
        <w:tc>
          <w:tcPr>
            <w:tcW w:w="297" w:type="pct"/>
            <w:vAlign w:val="center"/>
          </w:tcPr>
          <w:p w14:paraId="48BA101C" w14:textId="06CFE46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508E3CE" w14:textId="697C2EB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118234F" w14:textId="676931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1670ED">
        <w:trPr>
          <w:cantSplit/>
        </w:trPr>
        <w:tc>
          <w:tcPr>
            <w:tcW w:w="234" w:type="pct"/>
            <w:vAlign w:val="center"/>
          </w:tcPr>
          <w:p w14:paraId="6372BA22" w14:textId="3858FF2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
          <w:p w14:paraId="435BA589" w14:textId="4539D4A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04" w:type="pct"/>
            <w:shd w:val="clear" w:color="auto" w:fill="auto"/>
            <w:tcMar>
              <w:left w:w="29" w:type="dxa"/>
            </w:tcMar>
            <w:vAlign w:val="center"/>
          </w:tcPr>
          <w:p w14:paraId="2DEA43ED" w14:textId="50BB62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projectionParameter5</w:t>
            </w:r>
          </w:p>
        </w:tc>
        <w:tc>
          <w:tcPr>
            <w:tcW w:w="297" w:type="pct"/>
            <w:vAlign w:val="center"/>
          </w:tcPr>
          <w:p w14:paraId="0F3C95B2" w14:textId="7079E40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4782CA" w14:textId="071D55A6"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2C7150E8" w14:textId="23E86C67"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1670ED">
        <w:trPr>
          <w:cantSplit/>
        </w:trPr>
        <w:tc>
          <w:tcPr>
            <w:tcW w:w="234" w:type="pct"/>
            <w:vAlign w:val="center"/>
          </w:tcPr>
          <w:p w14:paraId="587A7DED" w14:textId="4941FF5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
          <w:p w14:paraId="6E3DC762" w14:textId="569F012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northing</w:t>
            </w:r>
          </w:p>
        </w:tc>
        <w:tc>
          <w:tcPr>
            <w:tcW w:w="1204" w:type="pct"/>
            <w:shd w:val="clear" w:color="auto" w:fill="auto"/>
            <w:tcMar>
              <w:left w:w="29" w:type="dxa"/>
            </w:tcMar>
            <w:vAlign w:val="center"/>
          </w:tcPr>
          <w:p w14:paraId="5316F615" w14:textId="3FBF01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falseNorthing</w:t>
            </w:r>
          </w:p>
        </w:tc>
        <w:tc>
          <w:tcPr>
            <w:tcW w:w="297" w:type="pct"/>
            <w:vAlign w:val="center"/>
          </w:tcPr>
          <w:p w14:paraId="32EB6AA8" w14:textId="0F2D387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0C677F82" w14:textId="7298E545"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99354D9" w14:textId="7BC1F47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Northing. [m]</w:t>
            </w:r>
          </w:p>
        </w:tc>
      </w:tr>
      <w:tr w:rsidR="005B1E76" w:rsidRPr="001B34BE" w14:paraId="6D3D6D59" w14:textId="77777777" w:rsidTr="001670ED">
        <w:trPr>
          <w:cantSplit/>
        </w:trPr>
        <w:tc>
          <w:tcPr>
            <w:tcW w:w="234" w:type="pct"/>
            <w:vAlign w:val="center"/>
          </w:tcPr>
          <w:p w14:paraId="0A90E3F0" w14:textId="03ECB97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
          <w:p w14:paraId="73851C0A" w14:textId="2CFCE946"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easting</w:t>
            </w:r>
          </w:p>
        </w:tc>
        <w:tc>
          <w:tcPr>
            <w:tcW w:w="1204" w:type="pct"/>
            <w:shd w:val="clear" w:color="auto" w:fill="auto"/>
            <w:tcMar>
              <w:left w:w="29" w:type="dxa"/>
            </w:tcMar>
            <w:vAlign w:val="center"/>
          </w:tcPr>
          <w:p w14:paraId="5491B221" w14:textId="1DA9510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falseEasting</w:t>
            </w:r>
          </w:p>
        </w:tc>
        <w:tc>
          <w:tcPr>
            <w:tcW w:w="297" w:type="pct"/>
            <w:vAlign w:val="center"/>
          </w:tcPr>
          <w:p w14:paraId="746B779F" w14:textId="54DB579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9D91495" w14:textId="00B4E3F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F781DA" w14:textId="5ACD49A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Easting. [m]</w:t>
            </w:r>
          </w:p>
        </w:tc>
      </w:tr>
      <w:tr w:rsidR="005B1E76" w:rsidRPr="001B34BE" w14:paraId="74B88E15" w14:textId="77777777" w:rsidTr="001670ED">
        <w:trPr>
          <w:cantSplit/>
        </w:trPr>
        <w:tc>
          <w:tcPr>
            <w:tcW w:w="234" w:type="pct"/>
            <w:vAlign w:val="center"/>
          </w:tcPr>
          <w:p w14:paraId="55AFDD6F" w14:textId="2B92F6EC"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
          <w:p w14:paraId="56CEE109" w14:textId="0A8895AB"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04" w:type="pct"/>
            <w:shd w:val="clear" w:color="auto" w:fill="auto"/>
            <w:tcMar>
              <w:left w:w="29" w:type="dxa"/>
            </w:tcMar>
            <w:vAlign w:val="center"/>
          </w:tcPr>
          <w:p w14:paraId="599BFDD2" w14:textId="34E27E7D"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epoch</w:t>
            </w:r>
          </w:p>
        </w:tc>
        <w:tc>
          <w:tcPr>
            <w:tcW w:w="297" w:type="pct"/>
            <w:vAlign w:val="center"/>
          </w:tcPr>
          <w:p w14:paraId="50653C2D" w14:textId="701B522E"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6C270D9" w14:textId="632CA792"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7C702140" w14:textId="347DA2E9"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Must match epoch denoted by horizontalCRS.</w:t>
            </w:r>
          </w:p>
        </w:tc>
      </w:tr>
      <w:tr w:rsidR="004908FD" w:rsidRPr="001B34BE" w14:paraId="03A29A2F" w14:textId="77777777" w:rsidTr="001670ED">
        <w:trPr>
          <w:cantSplit/>
        </w:trPr>
        <w:tc>
          <w:tcPr>
            <w:tcW w:w="5000" w:type="pct"/>
            <w:gridSpan w:val="6"/>
            <w:vAlign w:val="center"/>
          </w:tcPr>
          <w:p w14:paraId="6A4F6A01" w14:textId="77777777" w:rsidR="004908FD" w:rsidRPr="001B34BE" w:rsidRDefault="004908FD" w:rsidP="00042248">
            <w:pPr>
              <w:spacing w:before="60" w:after="60" w:line="240" w:lineRule="auto"/>
              <w:ind w:left="57" w:righ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1670ED">
        <w:trPr>
          <w:cantSplit/>
        </w:trPr>
        <w:tc>
          <w:tcPr>
            <w:tcW w:w="234" w:type="pct"/>
            <w:vAlign w:val="center"/>
          </w:tcPr>
          <w:p w14:paraId="1001AD2E" w14:textId="40179187"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
          <w:p w14:paraId="2B5D88B7" w14:textId="77777777"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04" w:type="pct"/>
            <w:shd w:val="clear" w:color="auto" w:fill="auto"/>
            <w:tcMar>
              <w:left w:w="29" w:type="dxa"/>
            </w:tcMar>
            <w:vAlign w:val="center"/>
          </w:tcPr>
          <w:p w14:paraId="3E52A780" w14:textId="77777777"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waterLevelTrendThreshold</w:t>
            </w:r>
          </w:p>
        </w:tc>
        <w:tc>
          <w:tcPr>
            <w:tcW w:w="297" w:type="pct"/>
            <w:vAlign w:val="center"/>
          </w:tcPr>
          <w:p w14:paraId="03F0BD3C" w14:textId="77777777"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5985135" w14:textId="23E62A84"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7F7030BF" w14:textId="1A6B3FAA"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1670ED">
        <w:trPr>
          <w:cantSplit/>
        </w:trPr>
        <w:tc>
          <w:tcPr>
            <w:tcW w:w="234" w:type="pct"/>
            <w:vAlign w:val="center"/>
          </w:tcPr>
          <w:p w14:paraId="247E7E13" w14:textId="6336C10E" w:rsidR="00884453"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
          <w:p w14:paraId="23B76C88" w14:textId="0B9F0E63"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04" w:type="pct"/>
            <w:shd w:val="clear" w:color="auto" w:fill="auto"/>
            <w:tcMar>
              <w:left w:w="29" w:type="dxa"/>
            </w:tcMar>
            <w:vAlign w:val="center"/>
          </w:tcPr>
          <w:p w14:paraId="4ECB57C6" w14:textId="6FF7A967"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sz w:val="18"/>
                <w:szCs w:val="18"/>
                <w:lang w:val="en-GB"/>
              </w:rPr>
              <w:t>datasetDeliveryInterval</w:t>
            </w:r>
          </w:p>
        </w:tc>
        <w:tc>
          <w:tcPr>
            <w:tcW w:w="297" w:type="pct"/>
            <w:vAlign w:val="center"/>
          </w:tcPr>
          <w:p w14:paraId="69F333E0" w14:textId="0B2AD287" w:rsidR="00884453" w:rsidRPr="001B34BE" w:rsidRDefault="00884453"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43" w:type="pct"/>
            <w:shd w:val="clear" w:color="auto" w:fill="auto"/>
            <w:tcMar>
              <w:top w:w="0" w:type="dxa"/>
              <w:left w:w="29" w:type="dxa"/>
              <w:bottom w:w="0" w:type="dxa"/>
              <w:right w:w="108" w:type="dxa"/>
            </w:tcMar>
            <w:vAlign w:val="center"/>
          </w:tcPr>
          <w:p w14:paraId="3219F643" w14:textId="04DB2D22"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90932AC" w14:textId="1F761C39"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r w:rsidR="00C534A9" w:rsidRPr="001B34BE">
              <w:rPr>
                <w:rFonts w:eastAsia="Calibri" w:cs="Arial"/>
                <w:color w:val="000000" w:themeColor="text1"/>
                <w:sz w:val="18"/>
                <w:szCs w:val="18"/>
                <w:lang w:val="en-GB"/>
              </w:rPr>
              <w:t>PnYnMnDTnHnMnS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1670ED">
        <w:trPr>
          <w:cantSplit/>
        </w:trPr>
        <w:tc>
          <w:tcPr>
            <w:tcW w:w="234" w:type="pct"/>
            <w:vAlign w:val="center"/>
          </w:tcPr>
          <w:p w14:paraId="232A8429" w14:textId="46992E32"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
          <w:p w14:paraId="311CE180" w14:textId="451FB5F0" w:rsidR="008A3286" w:rsidRPr="001B34BE" w:rsidRDefault="008A3286" w:rsidP="00042248">
            <w:pPr>
              <w:spacing w:before="60" w:after="60" w:line="240" w:lineRule="auto"/>
              <w:ind w:left="57" w:right="57"/>
              <w:jc w:val="left"/>
              <w:rPr>
                <w:rFonts w:cs="Arial"/>
                <w:sz w:val="18"/>
                <w:szCs w:val="18"/>
                <w:lang w:val="en-GB"/>
              </w:rPr>
            </w:pPr>
            <w:r w:rsidRPr="001B34BE">
              <w:rPr>
                <w:rFonts w:eastAsia="Calibri" w:cs="Arial"/>
                <w:color w:val="000000" w:themeColor="text1"/>
                <w:sz w:val="18"/>
                <w:szCs w:val="18"/>
                <w:lang w:val="en-GB"/>
              </w:rPr>
              <w:t>Trend Interval</w:t>
            </w:r>
          </w:p>
        </w:tc>
        <w:tc>
          <w:tcPr>
            <w:tcW w:w="1204" w:type="pct"/>
            <w:shd w:val="clear" w:color="auto" w:fill="auto"/>
            <w:tcMar>
              <w:left w:w="29" w:type="dxa"/>
            </w:tcMar>
            <w:vAlign w:val="center"/>
          </w:tcPr>
          <w:p w14:paraId="3C03C5B7" w14:textId="6C93A235" w:rsidR="008A3286" w:rsidRPr="001B34BE" w:rsidRDefault="008A3286" w:rsidP="001670ED">
            <w:pPr>
              <w:spacing w:before="60" w:after="60" w:line="240" w:lineRule="auto"/>
              <w:ind w:left="28" w:right="28"/>
              <w:rPr>
                <w:rFonts w:eastAsia="Calibri" w:cs="Arial"/>
                <w:sz w:val="18"/>
                <w:szCs w:val="18"/>
                <w:lang w:val="en-GB"/>
              </w:rPr>
            </w:pPr>
            <w:r w:rsidRPr="001B34BE">
              <w:rPr>
                <w:rFonts w:eastAsia="Calibri" w:cs="Arial"/>
                <w:color w:val="000000" w:themeColor="text1"/>
                <w:sz w:val="18"/>
                <w:szCs w:val="18"/>
                <w:lang w:val="en-GB"/>
              </w:rPr>
              <w:t>trendInterval</w:t>
            </w:r>
          </w:p>
        </w:tc>
        <w:tc>
          <w:tcPr>
            <w:tcW w:w="297" w:type="pct"/>
            <w:vAlign w:val="center"/>
          </w:tcPr>
          <w:p w14:paraId="77C4CBA1" w14:textId="76C2CC47" w:rsidR="008A3286" w:rsidRPr="001B34BE" w:rsidRDefault="008A3286" w:rsidP="001670ED">
            <w:pPr>
              <w:spacing w:before="60" w:after="60" w:line="240" w:lineRule="auto"/>
              <w:ind w:left="28" w:righ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53C4CAA3" w14:textId="6A326678" w:rsidR="008A3286" w:rsidRPr="001B34BE" w:rsidRDefault="007E7CB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607" w:type="pct"/>
            <w:shd w:val="clear" w:color="auto" w:fill="auto"/>
            <w:tcMar>
              <w:top w:w="0" w:type="dxa"/>
              <w:left w:w="29" w:type="dxa"/>
              <w:bottom w:w="0" w:type="dxa"/>
              <w:right w:w="108" w:type="dxa"/>
            </w:tcMar>
            <w:vAlign w:val="center"/>
          </w:tcPr>
          <w:p w14:paraId="3752F95A" w14:textId="116C38F9" w:rsidR="008A3286" w:rsidRPr="001B34BE" w:rsidRDefault="008A3286" w:rsidP="00042248">
            <w:pPr>
              <w:spacing w:before="60" w:after="60" w:line="240" w:lineRule="auto"/>
              <w:ind w:left="57" w:righ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1670ED">
        <w:trPr>
          <w:cantSplit/>
          <w:ins w:id="962" w:author="Raphael Malyankar" w:date="2024-09-04T16:42:00Z"/>
        </w:trPr>
        <w:tc>
          <w:tcPr>
            <w:tcW w:w="234" w:type="pct"/>
            <w:vAlign w:val="center"/>
          </w:tcPr>
          <w:p w14:paraId="5E88E9C0" w14:textId="1256DDE9" w:rsidR="00744F85" w:rsidRDefault="00744F85" w:rsidP="001670ED">
            <w:pPr>
              <w:spacing w:before="60" w:after="60" w:line="240" w:lineRule="auto"/>
              <w:ind w:left="28" w:right="28"/>
              <w:jc w:val="center"/>
              <w:rPr>
                <w:ins w:id="963" w:author="Raphael Malyankar" w:date="2024-09-04T16:42:00Z" w16du:dateUtc="2024-09-04T23:42:00Z"/>
                <w:rFonts w:eastAsia="Calibri" w:cs="Arial"/>
                <w:color w:val="000000" w:themeColor="text1"/>
                <w:sz w:val="18"/>
                <w:szCs w:val="18"/>
                <w:lang w:val="en-GB"/>
              </w:rPr>
            </w:pPr>
            <w:ins w:id="964" w:author="Raphael Malyankar" w:date="2024-09-04T16:42:00Z" w16du:dateUtc="2024-09-04T23:42:00Z">
              <w:r>
                <w:rPr>
                  <w:rFonts w:eastAsia="Calibri" w:cs="Arial"/>
                  <w:color w:val="000000" w:themeColor="text1"/>
                  <w:sz w:val="18"/>
                  <w:szCs w:val="18"/>
                  <w:lang w:val="en-GB"/>
                </w:rPr>
                <w:t>28</w:t>
              </w:r>
            </w:ins>
          </w:p>
        </w:tc>
        <w:tc>
          <w:tcPr>
            <w:tcW w:w="1015" w:type="pct"/>
            <w:tcMar>
              <w:left w:w="29" w:type="dxa"/>
            </w:tcMar>
            <w:vAlign w:val="center"/>
          </w:tcPr>
          <w:p w14:paraId="457C5D51" w14:textId="1D64F995" w:rsidR="00744F85" w:rsidRPr="001B34BE" w:rsidRDefault="00744F85" w:rsidP="00042248">
            <w:pPr>
              <w:spacing w:before="60" w:after="60" w:line="240" w:lineRule="auto"/>
              <w:ind w:left="57" w:right="57"/>
              <w:jc w:val="left"/>
              <w:rPr>
                <w:ins w:id="965" w:author="Raphael Malyankar" w:date="2024-09-04T16:42:00Z" w16du:dateUtc="2024-09-04T23:42:00Z"/>
                <w:rFonts w:eastAsia="Calibri" w:cs="Arial"/>
                <w:color w:val="000000" w:themeColor="text1"/>
                <w:sz w:val="18"/>
                <w:szCs w:val="18"/>
                <w:lang w:val="en-GB"/>
              </w:rPr>
            </w:pPr>
            <w:ins w:id="966" w:author="Raphael Malyankar" w:date="2024-09-04T16:42:00Z" w16du:dateUtc="2024-09-04T23:42:00Z">
              <w:r>
                <w:rPr>
                  <w:rFonts w:eastAsia="Calibri" w:cs="Arial"/>
                  <w:color w:val="000000" w:themeColor="text1"/>
                  <w:sz w:val="18"/>
                  <w:szCs w:val="18"/>
                  <w:lang w:val="en-GB"/>
                </w:rPr>
                <w:t>Vertical datum epoch</w:t>
              </w:r>
            </w:ins>
          </w:p>
        </w:tc>
        <w:tc>
          <w:tcPr>
            <w:tcW w:w="1204" w:type="pct"/>
            <w:shd w:val="clear" w:color="auto" w:fill="auto"/>
            <w:tcMar>
              <w:left w:w="29" w:type="dxa"/>
            </w:tcMar>
            <w:vAlign w:val="center"/>
          </w:tcPr>
          <w:p w14:paraId="4F14D2DA" w14:textId="0B0B18F4" w:rsidR="00744F85" w:rsidRPr="001B34BE" w:rsidRDefault="00744F85" w:rsidP="001670ED">
            <w:pPr>
              <w:spacing w:before="60" w:after="60" w:line="240" w:lineRule="auto"/>
              <w:ind w:left="28" w:right="28"/>
              <w:rPr>
                <w:ins w:id="967" w:author="Raphael Malyankar" w:date="2024-09-04T16:42:00Z" w16du:dateUtc="2024-09-04T23:42:00Z"/>
                <w:rFonts w:eastAsia="Calibri" w:cs="Arial"/>
                <w:color w:val="000000" w:themeColor="text1"/>
                <w:sz w:val="18"/>
                <w:szCs w:val="18"/>
                <w:lang w:val="en-GB"/>
              </w:rPr>
            </w:pPr>
            <w:ins w:id="968" w:author="Raphael Malyankar" w:date="2024-09-04T16:42:00Z" w16du:dateUtc="2024-09-04T23:42:00Z">
              <w:r>
                <w:rPr>
                  <w:rFonts w:eastAsia="Calibri" w:cs="Arial"/>
                  <w:color w:val="000000" w:themeColor="text1"/>
                  <w:sz w:val="18"/>
                  <w:szCs w:val="18"/>
                  <w:lang w:val="en-GB"/>
                </w:rPr>
                <w:t>verticalDatumEpoch</w:t>
              </w:r>
            </w:ins>
          </w:p>
        </w:tc>
        <w:tc>
          <w:tcPr>
            <w:tcW w:w="297" w:type="pct"/>
            <w:vAlign w:val="center"/>
          </w:tcPr>
          <w:p w14:paraId="6CE9DAA5" w14:textId="45007E89" w:rsidR="00744F85" w:rsidRPr="001B34BE" w:rsidRDefault="00744F85" w:rsidP="001670ED">
            <w:pPr>
              <w:spacing w:before="60" w:after="60" w:line="240" w:lineRule="auto"/>
              <w:ind w:left="28" w:right="28"/>
              <w:jc w:val="center"/>
              <w:rPr>
                <w:ins w:id="969" w:author="Raphael Malyankar" w:date="2024-09-04T16:42:00Z" w16du:dateUtc="2024-09-04T23:42:00Z"/>
                <w:rFonts w:eastAsia="Calibri" w:cs="Arial"/>
                <w:color w:val="000000" w:themeColor="text1"/>
                <w:sz w:val="18"/>
                <w:szCs w:val="18"/>
                <w:lang w:val="en-GB"/>
              </w:rPr>
            </w:pPr>
            <w:ins w:id="970" w:author="Raphael Malyankar" w:date="2024-09-04T16:42:00Z" w16du:dateUtc="2024-09-04T23:42:00Z">
              <w:r>
                <w:rPr>
                  <w:rFonts w:eastAsia="Calibri" w:cs="Arial"/>
                  <w:color w:val="000000" w:themeColor="text1"/>
                  <w:sz w:val="18"/>
                  <w:szCs w:val="18"/>
                  <w:lang w:val="en-GB"/>
                </w:rPr>
                <w:t>0..</w:t>
              </w:r>
            </w:ins>
            <w:ins w:id="971" w:author="Raphael Malyankar" w:date="2024-09-04T16:43:00Z" w16du:dateUtc="2024-09-04T23:43:00Z">
              <w:r>
                <w:rPr>
                  <w:rFonts w:eastAsia="Calibri" w:cs="Arial"/>
                  <w:color w:val="000000" w:themeColor="text1"/>
                  <w:sz w:val="18"/>
                  <w:szCs w:val="18"/>
                  <w:lang w:val="en-GB"/>
                </w:rPr>
                <w:t>1</w:t>
              </w:r>
            </w:ins>
          </w:p>
        </w:tc>
        <w:tc>
          <w:tcPr>
            <w:tcW w:w="643" w:type="pct"/>
            <w:shd w:val="clear" w:color="auto" w:fill="auto"/>
            <w:tcMar>
              <w:top w:w="0" w:type="dxa"/>
              <w:left w:w="29" w:type="dxa"/>
              <w:bottom w:w="0" w:type="dxa"/>
              <w:right w:w="108" w:type="dxa"/>
            </w:tcMar>
            <w:vAlign w:val="center"/>
          </w:tcPr>
          <w:p w14:paraId="6275E9E5" w14:textId="78916A99" w:rsidR="00744F85" w:rsidRPr="001B34BE" w:rsidRDefault="00744F85" w:rsidP="001670ED">
            <w:pPr>
              <w:spacing w:before="60" w:after="60" w:line="240" w:lineRule="auto"/>
              <w:ind w:left="28" w:right="28"/>
              <w:rPr>
                <w:ins w:id="972" w:author="Raphael Malyankar" w:date="2024-09-04T16:42:00Z" w16du:dateUtc="2024-09-04T23:42:00Z"/>
                <w:rFonts w:eastAsia="Calibri" w:cs="Arial"/>
                <w:color w:val="000000" w:themeColor="text1"/>
                <w:sz w:val="18"/>
                <w:szCs w:val="18"/>
                <w:lang w:val="en-GB"/>
              </w:rPr>
            </w:pPr>
            <w:ins w:id="973" w:author="Raphael Malyankar" w:date="2024-09-04T16:43:00Z" w16du:dateUtc="2024-09-04T23:43:00Z">
              <w:r>
                <w:rPr>
                  <w:rFonts w:eastAsia="Calibri" w:cs="Arial"/>
                  <w:color w:val="000000" w:themeColor="text1"/>
                  <w:sz w:val="18"/>
                  <w:szCs w:val="18"/>
                  <w:lang w:val="en-GB"/>
                </w:rPr>
                <w:t>String</w:t>
              </w:r>
            </w:ins>
          </w:p>
        </w:tc>
        <w:tc>
          <w:tcPr>
            <w:tcW w:w="1607" w:type="pct"/>
            <w:shd w:val="clear" w:color="auto" w:fill="auto"/>
            <w:tcMar>
              <w:top w:w="0" w:type="dxa"/>
              <w:left w:w="29" w:type="dxa"/>
              <w:bottom w:w="0" w:type="dxa"/>
              <w:right w:w="108" w:type="dxa"/>
            </w:tcMar>
            <w:vAlign w:val="center"/>
          </w:tcPr>
          <w:p w14:paraId="609ADD11" w14:textId="6C4C33CA" w:rsidR="00744F85" w:rsidRPr="001B34BE" w:rsidRDefault="00744F85" w:rsidP="00042248">
            <w:pPr>
              <w:spacing w:before="60" w:after="60" w:line="240" w:lineRule="auto"/>
              <w:ind w:left="57" w:right="57"/>
              <w:jc w:val="left"/>
              <w:rPr>
                <w:ins w:id="974" w:author="Raphael Malyankar" w:date="2024-09-04T16:42:00Z" w16du:dateUtc="2024-09-04T23:42:00Z"/>
                <w:rFonts w:eastAsia="Calibri" w:cs="Arial"/>
                <w:sz w:val="18"/>
                <w:szCs w:val="18"/>
                <w:lang w:val="en-GB"/>
              </w:rPr>
            </w:pPr>
            <w:ins w:id="975" w:author="Raphael Malyankar" w:date="2024-09-04T16:43:00Z" w16du:dateUtc="2024-09-04T23:43:00Z">
              <w:r w:rsidRPr="00744F85">
                <w:rPr>
                  <w:rFonts w:eastAsia="Calibri" w:cs="Arial"/>
                  <w:sz w:val="18"/>
                  <w:szCs w:val="18"/>
                  <w:lang w:val="en-GB"/>
                </w:rPr>
                <w:t>The period / epoch when the vertical datum was computed</w:t>
              </w:r>
            </w:ins>
          </w:p>
        </w:tc>
      </w:tr>
      <w:tr w:rsidR="00884453" w:rsidRPr="001B34BE" w14:paraId="17C26033" w14:textId="77777777" w:rsidTr="001670ED">
        <w:trPr>
          <w:cantSplit/>
        </w:trPr>
        <w:tc>
          <w:tcPr>
            <w:tcW w:w="5000" w:type="pct"/>
            <w:gridSpan w:val="6"/>
            <w:vAlign w:val="center"/>
          </w:tcPr>
          <w:p w14:paraId="594DC66E" w14:textId="77777777" w:rsidR="00884453" w:rsidRPr="001B34BE" w:rsidRDefault="00884453" w:rsidP="00042248">
            <w:pPr>
              <w:autoSpaceDE w:val="0"/>
              <w:autoSpaceDN w:val="0"/>
              <w:adjustRightInd w:val="0"/>
              <w:spacing w:before="60" w:after="60" w:line="240" w:lineRule="auto"/>
              <w:ind w:left="57" w:righ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1670ED">
        <w:trPr>
          <w:cantSplit/>
        </w:trPr>
        <w:tc>
          <w:tcPr>
            <w:tcW w:w="234" w:type="pct"/>
            <w:vAlign w:val="center"/>
          </w:tcPr>
          <w:p w14:paraId="16F15022" w14:textId="12D6B1FE" w:rsidR="008A3286" w:rsidRPr="001B34BE" w:rsidRDefault="001168EA" w:rsidP="001670ED">
            <w:pPr>
              <w:spacing w:before="60" w:after="60" w:line="240" w:lineRule="auto"/>
              <w:ind w:left="28" w:righ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ins w:id="976" w:author="Raphael Malyankar" w:date="2024-09-04T16:43:00Z" w16du:dateUtc="2024-09-04T23:43:00Z">
              <w:r w:rsidR="00744F85">
                <w:rPr>
                  <w:rFonts w:eastAsia="Calibri" w:cs="Arial"/>
                  <w:color w:val="000000" w:themeColor="text1"/>
                  <w:sz w:val="18"/>
                  <w:szCs w:val="18"/>
                  <w:lang w:val="en-GB"/>
                </w:rPr>
                <w:t>9</w:t>
              </w:r>
            </w:ins>
            <w:del w:id="977" w:author="Raphael Malyankar" w:date="2024-09-04T16:43:00Z" w16du:dateUtc="2024-09-04T23:43:00Z">
              <w:r w:rsidDel="00744F85">
                <w:rPr>
                  <w:rFonts w:eastAsia="Calibri" w:cs="Arial"/>
                  <w:color w:val="000000" w:themeColor="text1"/>
                  <w:sz w:val="18"/>
                  <w:szCs w:val="18"/>
                  <w:lang w:val="en-GB"/>
                </w:rPr>
                <w:delText>8</w:delText>
              </w:r>
            </w:del>
          </w:p>
        </w:tc>
        <w:tc>
          <w:tcPr>
            <w:tcW w:w="1015" w:type="pct"/>
            <w:tcMar>
              <w:left w:w="29" w:type="dxa"/>
            </w:tcMar>
            <w:vAlign w:val="center"/>
          </w:tcPr>
          <w:p w14:paraId="429BE664" w14:textId="77777777" w:rsidR="008A3286" w:rsidRPr="001B34BE" w:rsidRDefault="008A3286" w:rsidP="00042248">
            <w:pPr>
              <w:spacing w:before="60" w:after="60" w:line="240" w:lineRule="auto"/>
              <w:ind w:left="57" w:righ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04" w:type="pct"/>
            <w:shd w:val="clear" w:color="auto" w:fill="auto"/>
            <w:tcMar>
              <w:left w:w="29" w:type="dxa"/>
            </w:tcMar>
            <w:vAlign w:val="center"/>
          </w:tcPr>
          <w:p w14:paraId="71E27373"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issueTime</w:t>
            </w:r>
          </w:p>
        </w:tc>
        <w:tc>
          <w:tcPr>
            <w:tcW w:w="297" w:type="pct"/>
            <w:shd w:val="clear" w:color="auto" w:fill="auto"/>
            <w:vAlign w:val="center"/>
          </w:tcPr>
          <w:p w14:paraId="1773FCEA" w14:textId="77777777" w:rsidR="008A3286" w:rsidRPr="001B34BE" w:rsidRDefault="008A3286" w:rsidP="001670ED">
            <w:pPr>
              <w:spacing w:before="60" w:after="60" w:line="240" w:lineRule="auto"/>
              <w:ind w:left="28" w:right="28"/>
              <w:jc w:val="center"/>
              <w:rPr>
                <w:rFonts w:eastAsia="Calibri" w:cs="Arial"/>
                <w:strike/>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BA537B"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221718C" w14:textId="1BAAF391" w:rsidR="008A3286" w:rsidRPr="001B34BE" w:rsidRDefault="008A3286" w:rsidP="00042248">
            <w:pPr>
              <w:autoSpaceDE w:val="0"/>
              <w:autoSpaceDN w:val="0"/>
              <w:adjustRightInd w:val="0"/>
              <w:spacing w:before="60" w:after="60" w:line="240" w:lineRule="auto"/>
              <w:ind w:left="57" w:right="57"/>
              <w:jc w:val="left"/>
              <w:rPr>
                <w:rFonts w:eastAsia="Calibri" w:cs="Arial"/>
                <w:strike/>
                <w:color w:val="FF0000"/>
                <w:sz w:val="18"/>
                <w:szCs w:val="18"/>
                <w:lang w:val="en-GB"/>
              </w:rPr>
            </w:pPr>
            <w:r w:rsidRPr="001B34BE">
              <w:rPr>
                <w:rFonts w:eastAsia="Calibri" w:cs="Arial"/>
                <w:color w:val="000000" w:themeColor="text1"/>
                <w:sz w:val="18"/>
                <w:szCs w:val="18"/>
                <w:lang w:val="en-GB"/>
              </w:rPr>
              <w:t xml:space="preserve">Mandatory for S-104.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1670ED">
        <w:trPr>
          <w:cantSplit/>
        </w:trPr>
        <w:tc>
          <w:tcPr>
            <w:tcW w:w="234" w:type="pct"/>
            <w:vAlign w:val="center"/>
          </w:tcPr>
          <w:p w14:paraId="45D23622" w14:textId="7E523DFB"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del w:id="978" w:author="Raphael Malyankar" w:date="2024-09-04T16:43:00Z" w16du:dateUtc="2024-09-04T23:43:00Z">
              <w:r w:rsidDel="00744F85">
                <w:rPr>
                  <w:rFonts w:eastAsia="Calibri" w:cs="Arial"/>
                  <w:color w:val="000000" w:themeColor="text1"/>
                  <w:sz w:val="18"/>
                  <w:szCs w:val="18"/>
                  <w:lang w:val="en-GB"/>
                </w:rPr>
                <w:delText>29</w:delText>
              </w:r>
            </w:del>
            <w:ins w:id="979" w:author="Raphael Malyankar" w:date="2024-09-04T16:43:00Z" w16du:dateUtc="2024-09-04T23:43:00Z">
              <w:r w:rsidR="00744F85">
                <w:rPr>
                  <w:rFonts w:eastAsia="Calibri" w:cs="Arial"/>
                  <w:color w:val="000000" w:themeColor="text1"/>
                  <w:sz w:val="18"/>
                  <w:szCs w:val="18"/>
                  <w:lang w:val="en-GB"/>
                </w:rPr>
                <w:t>30</w:t>
              </w:r>
            </w:ins>
          </w:p>
        </w:tc>
        <w:tc>
          <w:tcPr>
            <w:tcW w:w="1015" w:type="pct"/>
            <w:tcMar>
              <w:left w:w="29" w:type="dxa"/>
            </w:tcMar>
            <w:vAlign w:val="center"/>
          </w:tcPr>
          <w:p w14:paraId="2C738EB2"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04" w:type="pct"/>
            <w:shd w:val="clear" w:color="auto" w:fill="auto"/>
            <w:tcMar>
              <w:left w:w="29" w:type="dxa"/>
            </w:tcMar>
            <w:vAlign w:val="center"/>
          </w:tcPr>
          <w:p w14:paraId="6835FC0F"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verticalCS</w:t>
            </w:r>
          </w:p>
        </w:tc>
        <w:tc>
          <w:tcPr>
            <w:tcW w:w="297" w:type="pct"/>
            <w:shd w:val="clear" w:color="auto" w:fill="auto"/>
            <w:vAlign w:val="center"/>
          </w:tcPr>
          <w:p w14:paraId="7A13AA88" w14:textId="77777777"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F821080" w14:textId="68F4C329"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1BBFEA53" w14:textId="46093B62" w:rsidR="008A3286" w:rsidRPr="001B34BE" w:rsidRDefault="003A2E8C"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Mandatory for S-104</w:t>
            </w:r>
          </w:p>
          <w:p w14:paraId="2C8D343E" w14:textId="67B11A61" w:rsidR="008A3286" w:rsidRPr="001B34BE" w:rsidRDefault="008A3286" w:rsidP="00042248">
            <w:pPr>
              <w:autoSpaceDE w:val="0"/>
              <w:autoSpaceDN w:val="0"/>
              <w:adjustRightInd w:val="0"/>
              <w:spacing w:before="60" w:after="60" w:line="240" w:lineRule="auto"/>
              <w:ind w:left="57" w:right="57" w:hanging="68"/>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1670ED">
        <w:trPr>
          <w:cantSplit/>
        </w:trPr>
        <w:tc>
          <w:tcPr>
            <w:tcW w:w="234" w:type="pct"/>
            <w:vAlign w:val="center"/>
          </w:tcPr>
          <w:p w14:paraId="28A52613" w14:textId="492F118D"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3</w:t>
            </w:r>
            <w:ins w:id="980" w:author="Raphael Malyankar" w:date="2024-09-04T16:44:00Z" w16du:dateUtc="2024-09-04T23:44:00Z">
              <w:r w:rsidR="00744F85">
                <w:rPr>
                  <w:rFonts w:eastAsia="Calibri" w:cs="Arial"/>
                  <w:color w:val="000000" w:themeColor="text1"/>
                  <w:sz w:val="18"/>
                  <w:szCs w:val="18"/>
                  <w:lang w:val="en-GB"/>
                </w:rPr>
                <w:t>1</w:t>
              </w:r>
            </w:ins>
            <w:del w:id="981" w:author="Raphael Malyankar" w:date="2024-09-04T16:44:00Z" w16du:dateUtc="2024-09-04T23:44:00Z">
              <w:r w:rsidR="001168EA" w:rsidDel="00744F85">
                <w:rPr>
                  <w:rFonts w:eastAsia="Calibri" w:cs="Arial"/>
                  <w:color w:val="000000" w:themeColor="text1"/>
                  <w:sz w:val="18"/>
                  <w:szCs w:val="18"/>
                  <w:lang w:val="en-GB"/>
                </w:rPr>
                <w:delText>0</w:delText>
              </w:r>
            </w:del>
          </w:p>
        </w:tc>
        <w:tc>
          <w:tcPr>
            <w:tcW w:w="1015" w:type="pct"/>
            <w:tcMar>
              <w:left w:w="29" w:type="dxa"/>
            </w:tcMar>
            <w:vAlign w:val="center"/>
          </w:tcPr>
          <w:p w14:paraId="62B2799F" w14:textId="1D39DACD" w:rsidR="005942D4" w:rsidRPr="001B34BE" w:rsidRDefault="005942D4" w:rsidP="00042248">
            <w:pPr>
              <w:spacing w:before="60" w:after="60" w:line="240" w:lineRule="auto"/>
              <w:ind w:left="57" w:righ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04" w:type="pct"/>
            <w:shd w:val="clear" w:color="auto" w:fill="auto"/>
            <w:tcMar>
              <w:left w:w="29" w:type="dxa"/>
            </w:tcMar>
            <w:vAlign w:val="center"/>
          </w:tcPr>
          <w:p w14:paraId="73F0B6FA" w14:textId="7B3B815F" w:rsidR="005942D4" w:rsidRPr="001B34BE" w:rsidRDefault="005942D4" w:rsidP="001670ED">
            <w:pPr>
              <w:spacing w:before="60" w:after="60" w:line="240" w:lineRule="auto"/>
              <w:ind w:left="28" w:right="28"/>
              <w:rPr>
                <w:rFonts w:eastAsia="Calibri" w:cs="Arial"/>
                <w:color w:val="000000" w:themeColor="text1"/>
                <w:sz w:val="18"/>
                <w:szCs w:val="18"/>
                <w:lang w:val="en-GB"/>
              </w:rPr>
            </w:pPr>
            <w:r w:rsidRPr="005942D4">
              <w:rPr>
                <w:rFonts w:eastAsia="Calibri" w:cs="Arial"/>
                <w:color w:val="000000" w:themeColor="text1"/>
                <w:sz w:val="18"/>
                <w:szCs w:val="18"/>
                <w:lang w:val="en-GB"/>
              </w:rPr>
              <w:t>verticalCoordinateBase</w:t>
            </w:r>
          </w:p>
        </w:tc>
        <w:tc>
          <w:tcPr>
            <w:tcW w:w="297" w:type="pct"/>
            <w:shd w:val="clear" w:color="auto" w:fill="auto"/>
            <w:vAlign w:val="center"/>
          </w:tcPr>
          <w:p w14:paraId="74A89C70" w14:textId="2795C98E"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03866C34" w14:textId="1114B519" w:rsidR="005942D4" w:rsidRPr="001B34BE" w:rsidRDefault="005942D4" w:rsidP="001670ED">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3694DD5F" w14:textId="77777777" w:rsid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r w:rsidR="0069306F" w:rsidRPr="0069306F">
              <w:rPr>
                <w:rFonts w:eastAsia="Calibri" w:cs="Arial"/>
                <w:b/>
                <w:bCs/>
                <w:i/>
                <w:iCs/>
                <w:color w:val="000000" w:themeColor="text1"/>
                <w:sz w:val="18"/>
                <w:szCs w:val="18"/>
                <w:lang w:val="en-GB"/>
              </w:rPr>
              <w:t>verticalDatum</w:t>
            </w:r>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1670ED">
        <w:trPr>
          <w:cantSplit/>
        </w:trPr>
        <w:tc>
          <w:tcPr>
            <w:tcW w:w="234" w:type="pct"/>
            <w:vAlign w:val="center"/>
          </w:tcPr>
          <w:p w14:paraId="6C701A64" w14:textId="6404A15E"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82" w:author="Raphael Malyankar" w:date="2024-09-04T16:44:00Z" w16du:dateUtc="2024-09-04T23:44:00Z">
              <w:r w:rsidR="00744F85">
                <w:rPr>
                  <w:rFonts w:eastAsia="Calibri" w:cs="Arial"/>
                  <w:color w:val="000000" w:themeColor="text1"/>
                  <w:sz w:val="18"/>
                  <w:szCs w:val="18"/>
                  <w:lang w:val="en-GB"/>
                </w:rPr>
                <w:t>2</w:t>
              </w:r>
            </w:ins>
            <w:del w:id="983" w:author="Raphael Malyankar" w:date="2024-09-04T16:44:00Z" w16du:dateUtc="2024-09-04T23:44:00Z">
              <w:r w:rsidRPr="001B34BE" w:rsidDel="00744F85">
                <w:rPr>
                  <w:rFonts w:eastAsia="Calibri" w:cs="Arial"/>
                  <w:color w:val="000000" w:themeColor="text1"/>
                  <w:sz w:val="18"/>
                  <w:szCs w:val="18"/>
                  <w:lang w:val="en-GB"/>
                </w:rPr>
                <w:delText>1</w:delText>
              </w:r>
            </w:del>
          </w:p>
        </w:tc>
        <w:tc>
          <w:tcPr>
            <w:tcW w:w="1015" w:type="pct"/>
            <w:tcMar>
              <w:left w:w="29" w:type="dxa"/>
            </w:tcMar>
            <w:vAlign w:val="center"/>
          </w:tcPr>
          <w:p w14:paraId="23B16923"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04" w:type="pct"/>
            <w:shd w:val="clear" w:color="auto" w:fill="auto"/>
            <w:tcMar>
              <w:left w:w="29" w:type="dxa"/>
            </w:tcMar>
            <w:vAlign w:val="center"/>
          </w:tcPr>
          <w:p w14:paraId="681B3276"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97" w:type="pct"/>
            <w:shd w:val="clear" w:color="auto" w:fill="auto"/>
            <w:vAlign w:val="center"/>
          </w:tcPr>
          <w:p w14:paraId="766BD565" w14:textId="71A90784"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1E67F8D"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22B80171" w14:textId="5B1531CF"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Mandatory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1670ED">
        <w:trPr>
          <w:cantSplit/>
        </w:trPr>
        <w:tc>
          <w:tcPr>
            <w:tcW w:w="234" w:type="pct"/>
            <w:vAlign w:val="center"/>
          </w:tcPr>
          <w:p w14:paraId="3773F534" w14:textId="22F8ACFB"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84" w:author="Raphael Malyankar" w:date="2024-09-04T16:44:00Z" w16du:dateUtc="2024-09-04T23:44:00Z">
              <w:r w:rsidR="00744F85">
                <w:rPr>
                  <w:rFonts w:eastAsia="Calibri" w:cs="Arial"/>
                  <w:color w:val="000000" w:themeColor="text1"/>
                  <w:sz w:val="18"/>
                  <w:szCs w:val="18"/>
                  <w:lang w:val="en-GB"/>
                </w:rPr>
                <w:t>3</w:t>
              </w:r>
            </w:ins>
            <w:del w:id="985" w:author="Raphael Malyankar" w:date="2024-09-04T16:44:00Z" w16du:dateUtc="2024-09-04T23:44:00Z">
              <w:r w:rsidR="008A3286" w:rsidRPr="001B34BE" w:rsidDel="00744F85">
                <w:rPr>
                  <w:rFonts w:eastAsia="Calibri" w:cs="Arial"/>
                  <w:color w:val="000000" w:themeColor="text1"/>
                  <w:sz w:val="18"/>
                  <w:szCs w:val="18"/>
                  <w:lang w:val="en-GB"/>
                </w:rPr>
                <w:delText>2</w:delText>
              </w:r>
            </w:del>
          </w:p>
        </w:tc>
        <w:tc>
          <w:tcPr>
            <w:tcW w:w="1015" w:type="pct"/>
            <w:tcMar>
              <w:left w:w="29" w:type="dxa"/>
            </w:tcMar>
            <w:vAlign w:val="center"/>
          </w:tcPr>
          <w:p w14:paraId="7692A474" w14:textId="77777777" w:rsidR="00884453" w:rsidRPr="001B34BE" w:rsidRDefault="00884453"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04" w:type="pct"/>
            <w:shd w:val="clear" w:color="auto" w:fill="auto"/>
            <w:tcMar>
              <w:left w:w="29" w:type="dxa"/>
            </w:tcMar>
            <w:vAlign w:val="center"/>
          </w:tcPr>
          <w:p w14:paraId="72BBEACD" w14:textId="77777777"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97" w:type="pct"/>
            <w:shd w:val="clear" w:color="auto" w:fill="auto"/>
            <w:vAlign w:val="center"/>
          </w:tcPr>
          <w:p w14:paraId="2E2BB3A2" w14:textId="683AA47C"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D971CC0" w14:textId="407817DE"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0936D5DC" w14:textId="5AD162AB" w:rsidR="00884453" w:rsidRPr="001B34BE" w:rsidRDefault="00884453"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Mandatory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verticalDatumReference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0B948AF6" w14:textId="54025EB1" w:rsidR="00456B3E" w:rsidRPr="003A655F" w:rsidRDefault="00456B3E" w:rsidP="003A2E8C">
      <w:pPr>
        <w:spacing w:after="0" w:line="240" w:lineRule="auto"/>
        <w:rPr>
          <w:lang w:val="en-GB"/>
        </w:rPr>
      </w:pPr>
      <w:bookmarkStart w:id="986"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lastRenderedPageBreak/>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r w:rsidR="00034E9A" w:rsidRPr="003A655F">
        <w:rPr>
          <w:i/>
          <w:iCs/>
          <w:lang w:val="en-GB"/>
        </w:rPr>
        <w:t>productIdentifier</w:t>
      </w:r>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Specification 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r w:rsidR="00466105" w:rsidRPr="003A655F">
        <w:rPr>
          <w:i/>
          <w:iCs/>
          <w:lang w:val="en-GB"/>
        </w:rPr>
        <w:t>productSpecification</w:t>
      </w:r>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r w:rsidR="00AA042C" w:rsidRPr="003A655F">
        <w:rPr>
          <w:i/>
          <w:iCs/>
          <w:lang w:val="en-GB"/>
        </w:rPr>
        <w:t>seaSurface</w:t>
      </w:r>
      <w:r w:rsidR="00AA042C" w:rsidRPr="003A655F">
        <w:rPr>
          <w:lang w:val="en-GB"/>
        </w:rPr>
        <w:t xml:space="preserve"> and </w:t>
      </w:r>
      <w:r w:rsidR="00AA042C" w:rsidRPr="003A655F">
        <w:rPr>
          <w:i/>
          <w:iCs/>
          <w:lang w:val="en-GB"/>
        </w:rPr>
        <w:t>seaFloor</w:t>
      </w:r>
      <w:r w:rsidR="00AA042C" w:rsidRPr="003A655F">
        <w:rPr>
          <w:lang w:val="en-GB"/>
        </w:rPr>
        <w:t xml:space="preserve"> </w:t>
      </w:r>
      <w:r w:rsidR="0069306F">
        <w:rPr>
          <w:lang w:val="en-GB"/>
        </w:rPr>
        <w:t>datums.</w:t>
      </w:r>
      <w:r w:rsidR="00AA042C" w:rsidRPr="003A655F">
        <w:rPr>
          <w:lang w:val="en-GB"/>
        </w:rPr>
        <w:t xml:space="preserve"> which makes attribute </w:t>
      </w:r>
      <w:r w:rsidR="00AA042C" w:rsidRPr="003A655F">
        <w:rPr>
          <w:i/>
          <w:iCs/>
          <w:lang w:val="en-GB"/>
        </w:rPr>
        <w:t>verticalCoordinateBase</w:t>
      </w:r>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r w:rsidR="0069306F" w:rsidRPr="0069306F">
        <w:rPr>
          <w:i/>
          <w:iCs/>
          <w:lang w:val="en-GB"/>
        </w:rPr>
        <w:t>verticalDatum</w:t>
      </w:r>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r w:rsidR="00CE2E3B" w:rsidRPr="003A655F">
        <w:rPr>
          <w:i/>
          <w:iCs/>
          <w:lang w:val="en-GB"/>
        </w:rPr>
        <w:t>userDefinedMaintenance</w:t>
      </w:r>
      <w:r>
        <w:rPr>
          <w:i/>
          <w:iCs/>
          <w:lang w:val="en-GB"/>
        </w:rPr>
        <w:t>F</w:t>
      </w:r>
      <w:r w:rsidR="00CE2E3B" w:rsidRPr="003A655F">
        <w:rPr>
          <w:i/>
          <w:iCs/>
          <w:lang w:val="en-GB"/>
        </w:rPr>
        <w:t>requency</w:t>
      </w:r>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987" w:name="_Ref167905611"/>
      <w:bookmarkStart w:id="988" w:name="_Ref167905658"/>
      <w:bookmarkStart w:id="989" w:name="_Toc167916665"/>
      <w:r w:rsidRPr="003A655F">
        <w:rPr>
          <w:lang w:val="en-GB"/>
        </w:rPr>
        <w:t xml:space="preserve">Feature </w:t>
      </w:r>
      <w:r w:rsidR="00943D9F">
        <w:rPr>
          <w:lang w:val="en-GB"/>
        </w:rPr>
        <w:t>T</w:t>
      </w:r>
      <w:r w:rsidRPr="003A655F">
        <w:rPr>
          <w:lang w:val="en-GB"/>
        </w:rPr>
        <w:t>ype metadata - details</w:t>
      </w:r>
      <w:bookmarkEnd w:id="987"/>
      <w:bookmarkEnd w:id="988"/>
      <w:bookmarkEnd w:id="989"/>
    </w:p>
    <w:p w14:paraId="39F95A5B" w14:textId="1DE4BD36" w:rsidR="00901890" w:rsidRPr="00C25AEC" w:rsidRDefault="00901890" w:rsidP="00ED7730">
      <w:pPr>
        <w:pStyle w:val="Caption"/>
        <w:keepNext/>
        <w:spacing w:line="240" w:lineRule="auto"/>
        <w:rPr>
          <w:b/>
          <w:sz w:val="18"/>
          <w:szCs w:val="18"/>
          <w:lang w:val="en-GB"/>
        </w:rPr>
      </w:pPr>
      <w:bookmarkStart w:id="990" w:name="_Ref75806909"/>
      <w:bookmarkEnd w:id="960"/>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986"/>
      <w:bookmarkEnd w:id="990"/>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tadata, pertaining to the Water</w:t>
      </w:r>
      <w:r w:rsidRPr="00C25AEC">
        <w:rPr>
          <w:b/>
          <w:sz w:val="18"/>
          <w:szCs w:val="18"/>
          <w:lang w:val="en-GB"/>
        </w:rPr>
        <w:t>Level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dataCodingFormat</w:t>
            </w:r>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commonPointRule</w:t>
            </w:r>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horizontalPositionUncertainty</w:t>
            </w:r>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verticalUncertainty</w:t>
            </w:r>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timeUncertainty</w:t>
            </w:r>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numInstances</w:t>
            </w:r>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lastRenderedPageBreak/>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methodWaterLevelProduct</w:t>
            </w:r>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minDatasetHeight</w:t>
            </w:r>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maxDatasetHeight</w:t>
            </w:r>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r w:rsidRPr="00C25AEC">
              <w:rPr>
                <w:rFonts w:eastAsia="Calibri" w:cs="Arial"/>
                <w:b/>
                <w:color w:val="000000" w:themeColor="text1"/>
                <w:sz w:val="18"/>
                <w:szCs w:val="18"/>
                <w:lang w:val="en-GB"/>
              </w:rPr>
              <w:t>dataCodingFormat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sequencingRule.type</w:t>
            </w:r>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type: Enumeration CV_SequenceType</w:t>
            </w:r>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sequencingRule.scanDirection</w:t>
            </w:r>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scanDirection: String &lt;axisNames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“latitude,longitude”</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interpolationType</w:t>
            </w:r>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7AAE8F4" w14:textId="3C7DCF63" w:rsidR="00AC3C0B" w:rsidRPr="00C25AEC" w:rsidRDefault="004148EC" w:rsidP="00B0289F">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r w:rsidR="00AC3C0B" w:rsidRPr="000038BA">
              <w:rPr>
                <w:rFonts w:eastAsia="Calibri" w:cs="Arial"/>
                <w:i/>
                <w:iCs/>
                <w:color w:val="000000" w:themeColor="text1"/>
                <w:sz w:val="18"/>
                <w:szCs w:val="18"/>
                <w:lang w:val="en-GB"/>
              </w:rPr>
              <w:t>nearestneighbor</w:t>
            </w:r>
            <w:r w:rsidR="00AC3C0B">
              <w:rPr>
                <w:rFonts w:eastAsia="Calibri" w:cs="Arial"/>
                <w:color w:val="000000" w:themeColor="text1"/>
                <w:sz w:val="18"/>
                <w:szCs w:val="18"/>
                <w:lang w:val="en-GB"/>
              </w:rPr>
              <w:t xml:space="preserve"> or </w:t>
            </w:r>
            <w:r w:rsidR="00AC3C0B" w:rsidRPr="000038BA">
              <w:rPr>
                <w:rFonts w:eastAsia="Calibri" w:cs="Arial"/>
                <w:i/>
                <w:iCs/>
                <w:color w:val="000000" w:themeColor="text1"/>
                <w:sz w:val="18"/>
                <w:szCs w:val="18"/>
                <w:lang w:val="en-GB"/>
              </w:rPr>
              <w:t>bilinear</w:t>
            </w:r>
            <w:r w:rsidR="00AC3C0B">
              <w:rPr>
                <w:rFonts w:eastAsia="Calibri" w:cs="Arial"/>
                <w:color w:val="000000" w:themeColor="text1"/>
                <w:sz w:val="18"/>
                <w:szCs w:val="18"/>
                <w:lang w:val="en-GB"/>
              </w:rPr>
              <w:t xml:space="preserve"> </w:t>
            </w:r>
            <w:r w:rsidR="00B0289F">
              <w:rPr>
                <w:rFonts w:eastAsia="Calibri" w:cs="Arial"/>
                <w:color w:val="000000" w:themeColor="text1"/>
                <w:sz w:val="18"/>
                <w:szCs w:val="18"/>
                <w:lang w:val="en-GB"/>
              </w:rPr>
              <w:t xml:space="preserve">are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dataOffsetCode</w:t>
            </w:r>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r w:rsidRPr="00AE7434">
              <w:rPr>
                <w:rFonts w:eastAsia="Calibri" w:cs="Arial"/>
                <w:color w:val="000000" w:themeColor="text1"/>
                <w:sz w:val="18"/>
                <w:szCs w:val="18"/>
                <w:lang w:val="en-GB"/>
              </w:rPr>
              <w:t>XMin, YMin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5: Barycenter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991" w:name="_Toc167916666"/>
      <w:r w:rsidRPr="003A655F">
        <w:rPr>
          <w:lang w:val="en-GB"/>
        </w:rPr>
        <w:t xml:space="preserve">Feature </w:t>
      </w:r>
      <w:r w:rsidR="00943D9F">
        <w:rPr>
          <w:lang w:val="en-GB"/>
        </w:rPr>
        <w:t>I</w:t>
      </w:r>
      <w:r w:rsidRPr="003A655F">
        <w:rPr>
          <w:lang w:val="en-GB"/>
        </w:rPr>
        <w:t>nstance metadata - details</w:t>
      </w:r>
      <w:bookmarkEnd w:id="991"/>
    </w:p>
    <w:p w14:paraId="4B53E5E0" w14:textId="75AE4C24" w:rsidR="00A43BCB" w:rsidRPr="009845FC" w:rsidRDefault="00A43BCB" w:rsidP="009845FC">
      <w:pPr>
        <w:pStyle w:val="Caption"/>
        <w:keepNext/>
        <w:spacing w:line="240" w:lineRule="auto"/>
        <w:rPr>
          <w:b/>
          <w:sz w:val="18"/>
          <w:szCs w:val="18"/>
          <w:lang w:val="en-GB"/>
        </w:rPr>
      </w:pPr>
      <w:bookmarkStart w:id="992"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992"/>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515"/>
        <w:gridCol w:w="1510"/>
        <w:gridCol w:w="2045"/>
        <w:gridCol w:w="456"/>
        <w:gridCol w:w="1214"/>
        <w:gridCol w:w="334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r w:rsidRPr="009845FC">
              <w:rPr>
                <w:rFonts w:eastAsia="Calibri" w:cs="Arial"/>
                <w:sz w:val="18"/>
                <w:szCs w:val="18"/>
                <w:lang w:val="en-GB"/>
              </w:rPr>
              <w:t>westBoundLongitude</w:t>
            </w:r>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w:t>
            </w:r>
            <w:r w:rsidRPr="0032563C">
              <w:rPr>
                <w:rFonts w:eastAsia="Calibri" w:cs="Arial"/>
                <w:sz w:val="18"/>
                <w:szCs w:val="18"/>
                <w:lang w:val="en-GB"/>
              </w:rPr>
              <w:lastRenderedPageBreak/>
              <w:t>EPSG 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eastBoundLongitude</w:t>
            </w:r>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southBoundLatitude</w:t>
            </w:r>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northBoundLatitude</w:t>
            </w:r>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numberOfTimes</w:t>
            </w:r>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w:t>
            </w:r>
            <w:r w:rsidRPr="009845FC">
              <w:rPr>
                <w:rFonts w:cs="Arial"/>
                <w:sz w:val="18"/>
                <w:szCs w:val="18"/>
                <w:lang w:val="en-GB"/>
              </w:rPr>
              <w:t>imeRecordInterval</w:t>
            </w:r>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dateTimeOfFirstRecord</w:t>
            </w:r>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dateTimeOfLastRecord</w:t>
            </w:r>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numGRP</w:t>
            </w:r>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 For dataCodingFormat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numberOfTimes</w:t>
            </w:r>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dataDynamicity</w:t>
            </w:r>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60F0CBD9"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5: Hydrodynamic model forecast</w:t>
            </w:r>
          </w:p>
          <w:p w14:paraId="7442E61E" w14:textId="72FABD8A" w:rsidR="004148EC" w:rsidRPr="009845FC" w:rsidRDefault="004148EC" w:rsidP="00420165">
            <w:pPr>
              <w:spacing w:before="60" w:after="60" w:line="240" w:lineRule="auto"/>
              <w:ind w:right="28"/>
              <w:jc w:val="left"/>
              <w:rPr>
                <w:rFonts w:eastAsia="Calibri" w:cs="Arial"/>
                <w:bCs/>
                <w:color w:val="FF0000"/>
                <w:sz w:val="18"/>
                <w:szCs w:val="18"/>
                <w:lang w:val="en-GB"/>
              </w:rPr>
            </w:pPr>
          </w:p>
        </w:tc>
      </w:tr>
      <w:tr w:rsidR="00744F85" w:rsidRPr="009845FC" w14:paraId="2AC7FB9A" w14:textId="77777777" w:rsidTr="00E95827">
        <w:trPr>
          <w:cantSplit/>
          <w:ins w:id="993" w:author="Raphael Malyankar" w:date="2024-09-04T16:44:00Z"/>
        </w:trPr>
        <w:tc>
          <w:tcPr>
            <w:tcW w:w="204" w:type="pct"/>
            <w:vAlign w:val="center"/>
          </w:tcPr>
          <w:p w14:paraId="48708A05" w14:textId="5D3D0436" w:rsidR="00744F85" w:rsidRPr="009845FC" w:rsidRDefault="00744F85" w:rsidP="00744F85">
            <w:pPr>
              <w:spacing w:before="60" w:after="60" w:line="240" w:lineRule="auto"/>
              <w:ind w:left="28" w:right="28"/>
              <w:jc w:val="center"/>
              <w:rPr>
                <w:ins w:id="994" w:author="Raphael Malyankar" w:date="2024-09-04T16:44:00Z" w16du:dateUtc="2024-09-04T23:44:00Z"/>
                <w:rFonts w:eastAsia="Calibri" w:cs="Arial"/>
                <w:color w:val="000000" w:themeColor="text1"/>
                <w:sz w:val="18"/>
                <w:szCs w:val="18"/>
                <w:lang w:val="en-GB"/>
              </w:rPr>
            </w:pPr>
            <w:ins w:id="995" w:author="Raphael Malyankar" w:date="2024-09-04T16:44:00Z" w16du:dateUtc="2024-09-04T23:44:00Z">
              <w:r>
                <w:rPr>
                  <w:rFonts w:eastAsia="Calibri" w:cs="Arial"/>
                  <w:color w:val="000000" w:themeColor="text1"/>
                  <w:sz w:val="18"/>
                  <w:szCs w:val="18"/>
                  <w:lang w:val="en-GB"/>
                </w:rPr>
                <w:t>11</w:t>
              </w:r>
            </w:ins>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ins w:id="996" w:author="Raphael Malyankar" w:date="2024-09-04T16:44:00Z" w16du:dateUtc="2024-09-04T23:44:00Z"/>
                <w:rFonts w:eastAsia="Calibri" w:cs="Arial"/>
                <w:color w:val="000000" w:themeColor="text1"/>
                <w:sz w:val="18"/>
                <w:szCs w:val="18"/>
                <w:lang w:val="en-GB"/>
              </w:rPr>
            </w:pPr>
            <w:ins w:id="997" w:author="Raphael Malyankar" w:date="2024-09-04T16:44:00Z" w16du:dateUtc="2024-09-04T23:44:00Z">
              <w:r>
                <w:rPr>
                  <w:rFonts w:eastAsia="Calibri" w:cs="Arial"/>
                  <w:color w:val="000000" w:themeColor="text1"/>
                  <w:sz w:val="18"/>
                  <w:szCs w:val="18"/>
                  <w:lang w:val="en-GB"/>
                </w:rPr>
                <w:t>Vertical datum epoch</w:t>
              </w:r>
            </w:ins>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ins w:id="998" w:author="Raphael Malyankar" w:date="2024-09-04T16:44:00Z" w16du:dateUtc="2024-09-04T23:44:00Z"/>
                <w:rFonts w:eastAsia="Calibri" w:cs="Arial"/>
                <w:color w:val="000000" w:themeColor="text1"/>
                <w:sz w:val="18"/>
                <w:szCs w:val="18"/>
                <w:lang w:val="en-GB"/>
              </w:rPr>
            </w:pPr>
            <w:ins w:id="999" w:author="Raphael Malyankar" w:date="2024-09-04T16:44:00Z" w16du:dateUtc="2024-09-04T23:44:00Z">
              <w:r>
                <w:rPr>
                  <w:rFonts w:eastAsia="Calibri" w:cs="Arial"/>
                  <w:color w:val="000000" w:themeColor="text1"/>
                  <w:sz w:val="18"/>
                  <w:szCs w:val="18"/>
                  <w:lang w:val="en-GB"/>
                </w:rPr>
                <w:t>verticalDatumEpoch</w:t>
              </w:r>
            </w:ins>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ins w:id="1000" w:author="Raphael Malyankar" w:date="2024-09-04T16:44:00Z" w16du:dateUtc="2024-09-04T23:44:00Z"/>
                <w:rFonts w:eastAsia="Calibri" w:cs="Arial"/>
                <w:color w:val="000000" w:themeColor="text1"/>
                <w:sz w:val="18"/>
                <w:szCs w:val="18"/>
                <w:lang w:val="en-GB"/>
              </w:rPr>
            </w:pPr>
            <w:ins w:id="1001" w:author="Raphael Malyankar" w:date="2024-09-04T16:44:00Z" w16du:dateUtc="2024-09-04T23:44:00Z">
              <w:r>
                <w:rPr>
                  <w:rFonts w:eastAsia="Calibri" w:cs="Arial"/>
                  <w:color w:val="000000" w:themeColor="text1"/>
                  <w:sz w:val="18"/>
                  <w:szCs w:val="18"/>
                  <w:lang w:val="en-GB"/>
                </w:rPr>
                <w:t>0..1</w:t>
              </w:r>
            </w:ins>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ins w:id="1002" w:author="Raphael Malyankar" w:date="2024-09-04T16:44:00Z" w16du:dateUtc="2024-09-04T23:44:00Z"/>
                <w:rFonts w:eastAsia="Calibri" w:cs="Arial"/>
                <w:color w:val="000000" w:themeColor="text1"/>
                <w:sz w:val="18"/>
                <w:szCs w:val="18"/>
                <w:lang w:val="en-GB"/>
              </w:rPr>
            </w:pPr>
            <w:ins w:id="1003" w:author="Raphael Malyankar" w:date="2024-09-04T16:44:00Z" w16du:dateUtc="2024-09-04T23:44:00Z">
              <w:r>
                <w:rPr>
                  <w:rFonts w:eastAsia="Calibri" w:cs="Arial"/>
                  <w:color w:val="000000" w:themeColor="text1"/>
                  <w:sz w:val="18"/>
                  <w:szCs w:val="18"/>
                  <w:lang w:val="en-GB"/>
                </w:rPr>
                <w:t>String</w:t>
              </w:r>
            </w:ins>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ins w:id="1004" w:author="Raphael Malyankar" w:date="2024-09-04T16:44:00Z" w16du:dateUtc="2024-09-04T23:44:00Z"/>
                <w:rFonts w:eastAsia="Calibri" w:cs="Arial"/>
                <w:sz w:val="18"/>
                <w:szCs w:val="18"/>
                <w:lang w:val="en-GB"/>
              </w:rPr>
            </w:pPr>
            <w:ins w:id="1005" w:author="Raphael Malyankar" w:date="2024-09-04T16:44:00Z" w16du:dateUtc="2024-09-04T23:44:00Z">
              <w:r w:rsidRPr="00744F85">
                <w:rPr>
                  <w:rFonts w:eastAsia="Calibri" w:cs="Arial"/>
                  <w:sz w:val="18"/>
                  <w:szCs w:val="18"/>
                  <w:lang w:val="en-GB"/>
                </w:rPr>
                <w:t>The period / epoch when the vertical datum was computed</w:t>
              </w:r>
            </w:ins>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r w:rsidRPr="009845FC">
              <w:rPr>
                <w:rFonts w:eastAsia="Calibri" w:cs="Arial"/>
                <w:b/>
                <w:color w:val="000000" w:themeColor="text1"/>
                <w:sz w:val="18"/>
                <w:szCs w:val="18"/>
                <w:lang w:val="en-GB"/>
              </w:rPr>
              <w:t>dataCodingFormat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3C1265B"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06" w:author="Raphael Malyankar" w:date="2024-09-04T16:49:00Z" w16du:dateUtc="2024-09-04T23:49:00Z">
              <w:r w:rsidRPr="009845FC" w:rsidDel="00052C55">
                <w:rPr>
                  <w:rFonts w:eastAsia="Calibri" w:cs="Arial"/>
                  <w:color w:val="000000" w:themeColor="text1"/>
                  <w:sz w:val="18"/>
                  <w:szCs w:val="18"/>
                  <w:lang w:val="en-GB"/>
                </w:rPr>
                <w:delText>11</w:delText>
              </w:r>
            </w:del>
            <w:ins w:id="1007" w:author="Raphael Malyankar" w:date="2024-09-04T16:49:00Z" w16du:dateUtc="2024-09-04T23:49:00Z">
              <w:r w:rsidR="00052C55">
                <w:rPr>
                  <w:rFonts w:eastAsia="Calibri" w:cs="Arial"/>
                  <w:color w:val="000000" w:themeColor="text1"/>
                  <w:sz w:val="18"/>
                  <w:szCs w:val="18"/>
                  <w:lang w:val="en-GB"/>
                </w:rPr>
                <w:t>12</w:t>
              </w:r>
            </w:ins>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gridOriginLongitude</w:t>
            </w:r>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555E1CF3"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08" w:author="Raphael Malyankar" w:date="2024-09-04T16:49:00Z" w16du:dateUtc="2024-09-04T23:49:00Z">
              <w:r w:rsidRPr="009845FC" w:rsidDel="00052C55">
                <w:rPr>
                  <w:rFonts w:eastAsia="Calibri" w:cs="Arial"/>
                  <w:color w:val="000000" w:themeColor="text1"/>
                  <w:sz w:val="18"/>
                  <w:szCs w:val="18"/>
                  <w:lang w:val="en-GB"/>
                </w:rPr>
                <w:delText>12</w:delText>
              </w:r>
            </w:del>
            <w:ins w:id="1009" w:author="Raphael Malyankar" w:date="2024-09-04T16:49:00Z" w16du:dateUtc="2024-09-04T23:49:00Z">
              <w:r w:rsidR="00052C55">
                <w:rPr>
                  <w:rFonts w:eastAsia="Calibri" w:cs="Arial"/>
                  <w:color w:val="000000" w:themeColor="text1"/>
                  <w:sz w:val="18"/>
                  <w:szCs w:val="18"/>
                  <w:lang w:val="en-GB"/>
                </w:rPr>
                <w:t>13</w:t>
              </w:r>
            </w:ins>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gridOriginLatitude</w:t>
            </w:r>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1B0DE96A"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0" w:author="Raphael Malyankar" w:date="2024-09-04T16:49:00Z" w16du:dateUtc="2024-09-04T23:49:00Z">
              <w:r w:rsidRPr="009845FC" w:rsidDel="00052C55">
                <w:rPr>
                  <w:rFonts w:eastAsia="Calibri" w:cs="Arial"/>
                  <w:color w:val="000000" w:themeColor="text1"/>
                  <w:sz w:val="18"/>
                  <w:szCs w:val="18"/>
                  <w:lang w:val="en-GB"/>
                </w:rPr>
                <w:delText>13</w:delText>
              </w:r>
            </w:del>
            <w:ins w:id="1011" w:author="Raphael Malyankar" w:date="2024-09-04T16:49:00Z" w16du:dateUtc="2024-09-04T23:49:00Z">
              <w:r w:rsidR="00052C55">
                <w:rPr>
                  <w:rFonts w:eastAsia="Calibri" w:cs="Arial"/>
                  <w:color w:val="000000" w:themeColor="text1"/>
                  <w:sz w:val="18"/>
                  <w:szCs w:val="18"/>
                  <w:lang w:val="en-GB"/>
                </w:rPr>
                <w:t>14</w:t>
              </w:r>
            </w:ins>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gridSpacingLongitudinal</w:t>
            </w:r>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5530C75C"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2" w:author="Raphael Malyankar" w:date="2024-09-04T16:49:00Z" w16du:dateUtc="2024-09-04T23:49:00Z">
              <w:r w:rsidRPr="009845FC" w:rsidDel="00052C55">
                <w:rPr>
                  <w:rFonts w:eastAsia="Calibri" w:cs="Arial"/>
                  <w:color w:val="000000" w:themeColor="text1"/>
                  <w:sz w:val="18"/>
                  <w:szCs w:val="18"/>
                  <w:lang w:val="en-GB"/>
                </w:rPr>
                <w:delText>14</w:delText>
              </w:r>
            </w:del>
            <w:ins w:id="1013" w:author="Raphael Malyankar" w:date="2024-09-04T16:49:00Z" w16du:dateUtc="2024-09-04T23:49:00Z">
              <w:r w:rsidR="00052C55">
                <w:rPr>
                  <w:rFonts w:eastAsia="Calibri" w:cs="Arial"/>
                  <w:color w:val="000000" w:themeColor="text1"/>
                  <w:sz w:val="18"/>
                  <w:szCs w:val="18"/>
                  <w:lang w:val="en-GB"/>
                </w:rPr>
                <w:t>15</w:t>
              </w:r>
            </w:ins>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gridSpacingLatitudinal</w:t>
            </w:r>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1EA9DEA1"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4" w:author="Raphael Malyankar" w:date="2024-09-04T16:49:00Z" w16du:dateUtc="2024-09-04T23:49:00Z">
              <w:r w:rsidRPr="009845FC" w:rsidDel="00052C55">
                <w:rPr>
                  <w:rFonts w:eastAsia="Calibri" w:cs="Arial"/>
                  <w:color w:val="000000" w:themeColor="text1"/>
                  <w:sz w:val="18"/>
                  <w:szCs w:val="18"/>
                  <w:lang w:val="en-GB"/>
                </w:rPr>
                <w:lastRenderedPageBreak/>
                <w:delText>15</w:delText>
              </w:r>
            </w:del>
            <w:ins w:id="1015" w:author="Raphael Malyankar" w:date="2024-09-04T16:49:00Z" w16du:dateUtc="2024-09-04T23:49:00Z">
              <w:r w:rsidR="00052C55">
                <w:rPr>
                  <w:rFonts w:eastAsia="Calibri" w:cs="Arial"/>
                  <w:color w:val="000000" w:themeColor="text1"/>
                  <w:sz w:val="18"/>
                  <w:szCs w:val="18"/>
                  <w:lang w:val="en-GB"/>
                </w:rPr>
                <w:t>16</w:t>
              </w:r>
            </w:ins>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numPointsLongitudinal</w:t>
            </w:r>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numCOLS</w:t>
            </w:r>
          </w:p>
        </w:tc>
      </w:tr>
      <w:tr w:rsidR="00E95827" w:rsidRPr="009845FC" w14:paraId="6D81C10F" w14:textId="77777777" w:rsidTr="00E95827">
        <w:trPr>
          <w:cantSplit/>
          <w:trHeight w:val="214"/>
        </w:trPr>
        <w:tc>
          <w:tcPr>
            <w:tcW w:w="204" w:type="pct"/>
            <w:vAlign w:val="center"/>
          </w:tcPr>
          <w:p w14:paraId="35580F7D" w14:textId="46E923DF"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6" w:author="Raphael Malyankar" w:date="2024-09-04T16:49:00Z" w16du:dateUtc="2024-09-04T23:49:00Z">
              <w:r w:rsidRPr="009845FC" w:rsidDel="00052C55">
                <w:rPr>
                  <w:rFonts w:eastAsia="Calibri" w:cs="Arial"/>
                  <w:color w:val="000000" w:themeColor="text1"/>
                  <w:sz w:val="18"/>
                  <w:szCs w:val="18"/>
                  <w:lang w:val="en-GB"/>
                </w:rPr>
                <w:delText>16</w:delText>
              </w:r>
            </w:del>
            <w:ins w:id="1017" w:author="Raphael Malyankar" w:date="2024-09-04T16:49:00Z" w16du:dateUtc="2024-09-04T23:49:00Z">
              <w:r w:rsidR="00052C55">
                <w:rPr>
                  <w:rFonts w:eastAsia="Calibri" w:cs="Arial"/>
                  <w:color w:val="000000" w:themeColor="text1"/>
                  <w:sz w:val="18"/>
                  <w:szCs w:val="18"/>
                  <w:lang w:val="en-GB"/>
                </w:rPr>
                <w:t>17</w:t>
              </w:r>
            </w:ins>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numPointsLatitudinal</w:t>
            </w:r>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numROWS</w:t>
            </w:r>
          </w:p>
        </w:tc>
      </w:tr>
      <w:tr w:rsidR="00E95827" w:rsidRPr="009845FC" w14:paraId="4E3A4B31" w14:textId="77777777" w:rsidTr="00E95827">
        <w:trPr>
          <w:cantSplit/>
          <w:trHeight w:val="214"/>
        </w:trPr>
        <w:tc>
          <w:tcPr>
            <w:tcW w:w="204" w:type="pct"/>
            <w:vAlign w:val="center"/>
          </w:tcPr>
          <w:p w14:paraId="25D851DD" w14:textId="45530EDB" w:rsidR="004148EC"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8" w:author="Raphael Malyankar" w:date="2024-09-04T16:49:00Z" w16du:dateUtc="2024-09-04T23:49:00Z">
              <w:r w:rsidRPr="009845FC" w:rsidDel="00052C55">
                <w:rPr>
                  <w:rFonts w:eastAsia="Calibri" w:cs="Arial"/>
                  <w:color w:val="000000" w:themeColor="text1"/>
                  <w:sz w:val="18"/>
                  <w:szCs w:val="18"/>
                  <w:lang w:val="en-GB"/>
                </w:rPr>
                <w:delText>17</w:delText>
              </w:r>
            </w:del>
            <w:ins w:id="1019" w:author="Raphael Malyankar" w:date="2024-09-04T16:49:00Z" w16du:dateUtc="2024-09-04T23:49:00Z">
              <w:r w:rsidR="00052C55">
                <w:rPr>
                  <w:rFonts w:eastAsia="Calibri" w:cs="Arial"/>
                  <w:color w:val="000000" w:themeColor="text1"/>
                  <w:sz w:val="18"/>
                  <w:szCs w:val="18"/>
                  <w:lang w:val="en-GB"/>
                </w:rPr>
                <w:t>18</w:t>
              </w:r>
            </w:ins>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startSequence</w:t>
            </w:r>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“0,0” (without quotes) for scans starting at lower left corner i=0, j=0. For upper left, “0,n”, where n is the value of numROWS-1. First character represents first axis in sequencingRule.scanDirection.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63845083"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20" w:author="Raphael Malyankar" w:date="2024-09-04T16:50:00Z" w16du:dateUtc="2024-09-04T23:50:00Z">
              <w:r w:rsidRPr="001B34BE" w:rsidDel="00052C55">
                <w:rPr>
                  <w:rFonts w:eastAsia="Calibri" w:cs="Arial"/>
                  <w:color w:val="000000" w:themeColor="text1"/>
                  <w:sz w:val="18"/>
                  <w:szCs w:val="18"/>
                  <w:lang w:val="en-GB"/>
                </w:rPr>
                <w:delText>31</w:delText>
              </w:r>
            </w:del>
            <w:ins w:id="1021" w:author="Raphael Malyankar" w:date="2024-09-04T16:50:00Z" w16du:dateUtc="2024-09-04T23:50:00Z">
              <w:r w:rsidR="00052C55">
                <w:rPr>
                  <w:rFonts w:eastAsia="Calibri" w:cs="Arial"/>
                  <w:color w:val="000000" w:themeColor="text1"/>
                  <w:sz w:val="18"/>
                  <w:szCs w:val="18"/>
                  <w:lang w:val="en-GB"/>
                </w:rPr>
                <w:t>19</w:t>
              </w:r>
            </w:ins>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21ED7E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22" w:author="Raphael Malyankar" w:date="2024-09-04T16:50:00Z" w16du:dateUtc="2024-09-04T23:50:00Z">
              <w:r w:rsidRPr="001B34BE" w:rsidDel="00052C55">
                <w:rPr>
                  <w:rFonts w:eastAsia="Calibri" w:cs="Arial"/>
                  <w:color w:val="000000" w:themeColor="text1"/>
                  <w:sz w:val="18"/>
                  <w:szCs w:val="18"/>
                  <w:lang w:val="en-GB"/>
                </w:rPr>
                <w:delText>32</w:delText>
              </w:r>
            </w:del>
            <w:ins w:id="1023" w:author="Raphael Malyankar" w:date="2024-09-04T16:50:00Z" w16du:dateUtc="2024-09-04T23:50:00Z">
              <w:r w:rsidR="00052C55">
                <w:rPr>
                  <w:rFonts w:eastAsia="Calibri" w:cs="Arial"/>
                  <w:color w:val="000000" w:themeColor="text1"/>
                  <w:sz w:val="18"/>
                  <w:szCs w:val="18"/>
                  <w:lang w:val="en-GB"/>
                </w:rPr>
                <w:t>20</w:t>
              </w:r>
            </w:ins>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If verticalDatumReference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1024" w:name="_Toc166534698"/>
      <w:bookmarkStart w:id="1025" w:name="_Toc166706564"/>
      <w:bookmarkStart w:id="1026" w:name="_Toc167916667"/>
      <w:bookmarkStart w:id="1027" w:name="_Toc167916668"/>
      <w:bookmarkEnd w:id="1024"/>
      <w:bookmarkEnd w:id="1025"/>
      <w:bookmarkEnd w:id="1026"/>
      <w:r w:rsidRPr="003A655F">
        <w:rPr>
          <w:lang w:val="en-GB"/>
        </w:rPr>
        <w:t xml:space="preserve">Values </w:t>
      </w:r>
      <w:r w:rsidR="00943D9F">
        <w:rPr>
          <w:lang w:val="en-GB"/>
        </w:rPr>
        <w:t>G</w:t>
      </w:r>
      <w:r w:rsidRPr="003A655F">
        <w:rPr>
          <w:lang w:val="en-GB"/>
        </w:rPr>
        <w:t>roup attributes - details</w:t>
      </w:r>
      <w:bookmarkEnd w:id="1027"/>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1028"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1028"/>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timePoint</w:t>
            </w:r>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r w:rsidRPr="003A655F">
              <w:rPr>
                <w:rFonts w:eastAsia="Calibri" w:cs="Arial"/>
                <w:color w:val="000000" w:themeColor="text1"/>
                <w:sz w:val="18"/>
                <w:szCs w:val="18"/>
                <w:lang w:val="en-GB"/>
              </w:rPr>
              <w:t>DateTime.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waterLevelTrendThreshold</w:t>
            </w:r>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trendInterval</w:t>
            </w:r>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1029" w:name="_Toc167916669"/>
      <w:r w:rsidRPr="003A655F">
        <w:rPr>
          <w:lang w:val="en-GB"/>
        </w:rPr>
        <w:t>Additional e</w:t>
      </w:r>
      <w:r w:rsidR="00A5408B" w:rsidRPr="003A655F">
        <w:rPr>
          <w:lang w:val="en-GB"/>
        </w:rPr>
        <w:t>numerations used in carrier metadata</w:t>
      </w:r>
      <w:bookmarkEnd w:id="1029"/>
    </w:p>
    <w:p w14:paraId="2C7E31DE" w14:textId="23AA675F" w:rsidR="00B90243" w:rsidRPr="005217DB" w:rsidRDefault="00B90243" w:rsidP="005217DB">
      <w:pPr>
        <w:pStyle w:val="Caption"/>
        <w:keepNext/>
        <w:spacing w:line="240" w:lineRule="auto"/>
        <w:rPr>
          <w:b/>
          <w:sz w:val="18"/>
          <w:szCs w:val="18"/>
          <w:lang w:val="en-GB"/>
        </w:rPr>
      </w:pPr>
      <w:bookmarkStart w:id="1030"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1030"/>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r w:rsidRPr="003A655F">
              <w:rPr>
                <w:sz w:val="18"/>
                <w:szCs w:val="18"/>
                <w:lang w:val="en-GB"/>
              </w:rPr>
              <w:t>typeOfHorizontalCRS</w:t>
            </w:r>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r w:rsidRPr="003A655F">
              <w:rPr>
                <w:sz w:val="18"/>
                <w:szCs w:val="18"/>
                <w:lang w:val="en-GB"/>
              </w:rPr>
              <w:t>projectedCRS</w:t>
            </w:r>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r w:rsidRPr="003A655F">
              <w:rPr>
                <w:sz w:val="18"/>
                <w:szCs w:val="18"/>
                <w:lang w:val="en-GB"/>
              </w:rPr>
              <w:t>verticalDatumReference</w:t>
            </w:r>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1031"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1031"/>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Krovak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1032"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1032"/>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S-104 allows only the standard values of this codelist,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The values seaFloor, seaSurface, and hydrographicZero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meanLowWaterSprings</w:t>
            </w:r>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 xml:space="preserve">meanLowerLowWaterSprings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meanSeaLevel</w:t>
            </w:r>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w:t>
            </w:r>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w:t>
            </w:r>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lowestLowWaterSprings</w:t>
            </w:r>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approximateMeanLowWaterSprings</w:t>
            </w:r>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indianSpringLowWater</w:t>
            </w:r>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lowWaterSprings</w:t>
            </w:r>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approximateLowestAstronomicalTide</w:t>
            </w:r>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nearlyLowestLowWater</w:t>
            </w:r>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meanLowerLowWater</w:t>
            </w:r>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w:t>
            </w:r>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w:t>
            </w:r>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approximateMeanLowerLowWater</w:t>
            </w:r>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w:t>
            </w:r>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meanHighWaterSprings</w:t>
            </w:r>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w:t>
            </w:r>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approximateMeanSeaLevel</w:t>
            </w:r>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highWaterSprings</w:t>
            </w:r>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meanHigherHighWater</w:t>
            </w:r>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r w:rsidRPr="00F6396C">
              <w:rPr>
                <w:rFonts w:cs="Arial"/>
                <w:sz w:val="18"/>
                <w:szCs w:val="18"/>
                <w:lang w:val="en-GB"/>
              </w:rPr>
              <w:t>equinoctialSpringLowWater</w:t>
            </w:r>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lowestAstronomicalTide</w:t>
            </w:r>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localDatum</w:t>
            </w:r>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meanWaterLevel</w:t>
            </w:r>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lowerLowWaterLargeTide</w:t>
            </w:r>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higherHighWaterLargeTide</w:t>
            </w:r>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nearlyHighestHighWater</w:t>
            </w:r>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 xml:space="preserve">highestAstronomicalTide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1033"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1033"/>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S-104 does not use movingPlatform, irregularGrid, or variableCellSize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regularGrid</w:t>
            </w:r>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1034"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1034"/>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1035"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astronomicalPrediction</w:t>
            </w:r>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analysisOrHybrid</w:t>
            </w:r>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hydrodynamicForecast</w:t>
            </w:r>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1035"/>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r w:rsidRPr="000E7565">
        <w:rPr>
          <w:i/>
          <w:lang w:val="en-GB"/>
        </w:rPr>
        <w:t>temporalExtent</w:t>
      </w:r>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1036" w:name="_Toc66339967"/>
      <w:bookmarkStart w:id="1037" w:name="_Toc167916670"/>
      <w:r w:rsidRPr="003A655F">
        <w:rPr>
          <w:lang w:val="en-GB"/>
        </w:rPr>
        <w:lastRenderedPageBreak/>
        <w:t>Language</w:t>
      </w:r>
      <w:bookmarkEnd w:id="1036"/>
      <w:bookmarkEnd w:id="1037"/>
    </w:p>
    <w:p w14:paraId="28092A80" w14:textId="66161187" w:rsidR="00764C13" w:rsidRPr="003A655F"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r w:rsidR="00764C13"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1038" w:name="_Toc65658157"/>
      <w:bookmarkStart w:id="1039" w:name="_Toc523992760"/>
      <w:bookmarkStart w:id="1040" w:name="_Toc167916671"/>
      <w:bookmarkStart w:id="1041" w:name="_Toc225648365"/>
      <w:bookmarkStart w:id="1042" w:name="_Toc225065222"/>
      <w:bookmarkEnd w:id="827"/>
      <w:bookmarkEnd w:id="828"/>
      <w:bookmarkEnd w:id="829"/>
      <w:bookmarkEnd w:id="1038"/>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1039"/>
      <w:r w:rsidR="00CB7826" w:rsidRPr="003A655F">
        <w:rPr>
          <w:rFonts w:eastAsia="Times New Roman" w:cs="Arial"/>
          <w:lang w:val="en-GB" w:eastAsia="en-US"/>
        </w:rPr>
        <w:t>Data Classification and Encoding Guide</w:t>
      </w:r>
      <w:bookmarkEnd w:id="1040"/>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1043" w:name="_Toc513544653"/>
      <w:bookmarkStart w:id="1044" w:name="_Toc523992761"/>
      <w:bookmarkStart w:id="1045" w:name="_Toc167916672"/>
      <w:r w:rsidRPr="003A655F">
        <w:rPr>
          <w:lang w:val="en-GB"/>
        </w:rPr>
        <w:t>A</w:t>
      </w:r>
      <w:r w:rsidR="002808E8">
        <w:rPr>
          <w:lang w:val="en-GB"/>
        </w:rPr>
        <w:t>-</w:t>
      </w:r>
      <w:r w:rsidRPr="003A655F">
        <w:rPr>
          <w:lang w:val="en-GB"/>
        </w:rPr>
        <w:t>1</w:t>
      </w:r>
      <w:bookmarkEnd w:id="1043"/>
      <w:bookmarkEnd w:id="1044"/>
      <w:r w:rsidR="00A916A3">
        <w:rPr>
          <w:lang w:val="en-GB"/>
        </w:rPr>
        <w:tab/>
      </w:r>
      <w:r w:rsidR="001D5A8D" w:rsidRPr="003A655F">
        <w:rPr>
          <w:lang w:val="en-GB"/>
        </w:rPr>
        <w:t>Features</w:t>
      </w:r>
      <w:bookmarkEnd w:id="1045"/>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r w:rsidRPr="005C1068">
        <w:rPr>
          <w:b/>
          <w:i/>
          <w:szCs w:val="18"/>
          <w:lang w:val="en-GB"/>
        </w:rPr>
        <w:t>WaterLevel</w:t>
      </w:r>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 xml:space="preserve">et,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1046"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1047"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1047"/>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r w:rsidRPr="00D904C3">
        <w:rPr>
          <w:b/>
          <w:i/>
          <w:sz w:val="22"/>
          <w:lang w:val="en-GB"/>
        </w:rPr>
        <w:t>waterLevelHeight</w:t>
      </w:r>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xxx.xx</w:t>
            </w:r>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r w:rsidRPr="00A415FA">
        <w:rPr>
          <w:b/>
          <w:i/>
          <w:sz w:val="22"/>
          <w:lang w:val="en-GB"/>
        </w:rPr>
        <w:t>waterLevelTrend</w:t>
      </w:r>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r w:rsidRPr="003A655F">
              <w:rPr>
                <w:rFonts w:cs="Arial"/>
                <w:i/>
                <w:color w:val="000000" w:themeColor="text1"/>
                <w:szCs w:val="16"/>
                <w:lang w:val="en-GB"/>
              </w:rPr>
              <w:t>waterLevelTrendThreshold</w:t>
            </w:r>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r w:rsidRPr="003A655F">
              <w:rPr>
                <w:rFonts w:cs="Arial"/>
                <w:i/>
                <w:color w:val="000000" w:themeColor="text1"/>
                <w:szCs w:val="16"/>
                <w:lang w:val="en-GB"/>
              </w:rPr>
              <w:t>waterLevelTrendThreshold</w:t>
            </w:r>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r w:rsidRPr="003A655F">
              <w:rPr>
                <w:rFonts w:cs="Arial"/>
                <w:i/>
                <w:color w:val="000000" w:themeColor="text1"/>
                <w:szCs w:val="16"/>
                <w:lang w:val="en-GB"/>
              </w:rPr>
              <w:t>waterLevelTrendThreshold</w:t>
            </w:r>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r w:rsidRPr="00A415FA">
              <w:rPr>
                <w:rFonts w:cs="Arial"/>
                <w:i/>
                <w:color w:val="000000" w:themeColor="text1"/>
                <w:szCs w:val="16"/>
                <w:lang w:val="en-GB"/>
              </w:rPr>
              <w:t>waterLevelTrendThreshold</w:t>
            </w:r>
            <w:r w:rsidRPr="00A415FA">
              <w:rPr>
                <w:rFonts w:cs="Arial"/>
                <w:color w:val="000000" w:themeColor="text1"/>
                <w:szCs w:val="16"/>
                <w:lang w:val="en-GB"/>
              </w:rPr>
              <w:t xml:space="preserve"> &lt; trend &lt; +</w:t>
            </w:r>
            <w:r w:rsidRPr="00A415FA">
              <w:rPr>
                <w:rFonts w:cs="Arial"/>
                <w:i/>
                <w:color w:val="000000" w:themeColor="text1"/>
                <w:szCs w:val="16"/>
                <w:lang w:val="en-GB"/>
              </w:rPr>
              <w:t>waterLevelTrendThreshold</w:t>
            </w:r>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r>
              <w:rPr>
                <w:rFonts w:cs="Arial"/>
                <w:color w:val="000000" w:themeColor="text1"/>
                <w:szCs w:val="16"/>
                <w:lang w:val="en-GB"/>
              </w:rPr>
              <w:t>xx.xx</w:t>
            </w:r>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1048" w:name="_Toc523992764"/>
      <w:bookmarkStart w:id="1049" w:name="_Toc167916674"/>
      <w:bookmarkEnd w:id="1046"/>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1048"/>
      <w:bookmarkEnd w:id="1049"/>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r w:rsidRPr="003A655F">
        <w:rPr>
          <w:i/>
          <w:iCs/>
          <w:lang w:val="en-GB"/>
        </w:rPr>
        <w:t>dataCodingFormat</w:t>
      </w:r>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r w:rsidRPr="003A655F">
        <w:rPr>
          <w:i/>
          <w:iCs/>
          <w:lang w:val="en-GB"/>
        </w:rPr>
        <w:t>gridOriginLatitude</w:t>
      </w:r>
      <w:r w:rsidRPr="003A655F">
        <w:rPr>
          <w:lang w:val="en-GB"/>
        </w:rPr>
        <w:t xml:space="preserve"> and </w:t>
      </w:r>
      <w:r w:rsidRPr="003A655F">
        <w:rPr>
          <w:i/>
          <w:iCs/>
          <w:lang w:val="en-GB"/>
        </w:rPr>
        <w:t>gridOriginLongitude</w:t>
      </w:r>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r w:rsidRPr="003A655F">
        <w:rPr>
          <w:i/>
          <w:iCs/>
          <w:lang w:val="en-GB"/>
        </w:rPr>
        <w:t>offsetVectors</w:t>
      </w:r>
      <w:r w:rsidRPr="003A655F">
        <w:rPr>
          <w:lang w:val="en-GB"/>
        </w:rPr>
        <w:t xml:space="preserve"> is implemented in the form of two HDF5 attributes, </w:t>
      </w:r>
      <w:r w:rsidRPr="003A655F">
        <w:rPr>
          <w:i/>
          <w:iCs/>
          <w:lang w:val="en-GB"/>
        </w:rPr>
        <w:t>gridSpacingLongitudinal</w:t>
      </w:r>
      <w:r w:rsidRPr="003A655F">
        <w:rPr>
          <w:lang w:val="en-GB"/>
        </w:rPr>
        <w:t xml:space="preserve"> and </w:t>
      </w:r>
      <w:r w:rsidRPr="003A655F">
        <w:rPr>
          <w:i/>
          <w:iCs/>
          <w:lang w:val="en-GB"/>
        </w:rPr>
        <w:t>gridSpacingLatitudinal</w:t>
      </w:r>
      <w:r w:rsidRPr="003A655F">
        <w:rPr>
          <w:lang w:val="en-GB"/>
        </w:rPr>
        <w:t>.</w:t>
      </w:r>
    </w:p>
    <w:p w14:paraId="17997A64" w14:textId="4180DAD3" w:rsidR="000B4389" w:rsidRPr="003A655F" w:rsidRDefault="000B4389">
      <w:pPr>
        <w:pStyle w:val="ListParagraph"/>
        <w:numPr>
          <w:ilvl w:val="0"/>
          <w:numId w:val="29"/>
        </w:numPr>
        <w:spacing w:after="0" w:line="240" w:lineRule="auto"/>
        <w:ind w:left="284" w:hanging="284"/>
        <w:rPr>
          <w:lang w:val="en-GB"/>
        </w:rPr>
      </w:pPr>
      <w:r w:rsidRPr="003A655F">
        <w:rPr>
          <w:lang w:val="en-GB"/>
        </w:rPr>
        <w:t xml:space="preserve">The </w:t>
      </w:r>
      <w:r w:rsidRPr="003A655F">
        <w:rPr>
          <w:i/>
          <w:iCs/>
          <w:lang w:val="en-GB"/>
        </w:rPr>
        <w:t>rangeType</w:t>
      </w:r>
      <w:r w:rsidRPr="003A655F">
        <w:rPr>
          <w:lang w:val="en-GB"/>
        </w:rPr>
        <w:t xml:space="preserve"> attribute </w:t>
      </w:r>
      <w:r w:rsidR="008F2063" w:rsidRPr="003A655F">
        <w:rPr>
          <w:lang w:val="en-GB"/>
        </w:rPr>
        <w:t>common to all coverage</w:t>
      </w:r>
      <w:r w:rsidR="00A47892" w:rsidRPr="003A655F">
        <w:rPr>
          <w:lang w:val="en-GB"/>
        </w:rPr>
        <w:t xml:space="preserve"> types</w:t>
      </w:r>
      <w:r w:rsidRPr="003A655F">
        <w:rPr>
          <w:lang w:val="en-GB"/>
        </w:rPr>
        <w:t xml:space="preserve"> is implemented </w:t>
      </w:r>
      <w:r w:rsidR="008F2063" w:rsidRPr="003A655F">
        <w:rPr>
          <w:lang w:val="en-GB"/>
        </w:rPr>
        <w:t xml:space="preserve">implicitly in the S-100 </w:t>
      </w:r>
      <w:r w:rsidR="00F14AF7">
        <w:rPr>
          <w:lang w:val="en-GB"/>
        </w:rPr>
        <w:t>F</w:t>
      </w:r>
      <w:r w:rsidR="008F2063" w:rsidRPr="003A655F">
        <w:rPr>
          <w:lang w:val="en-GB"/>
        </w:rPr>
        <w:t xml:space="preserve">eature </w:t>
      </w:r>
      <w:r w:rsidR="00F14AF7">
        <w:rPr>
          <w:lang w:val="en-GB"/>
        </w:rPr>
        <w:t>C</w:t>
      </w:r>
      <w:r w:rsidR="008F2063" w:rsidRPr="003A655F">
        <w:rPr>
          <w:lang w:val="en-GB"/>
        </w:rPr>
        <w:t xml:space="preserve">atalogue’s binding of attributes to a feature and in the name/datatype information in feature information datasets in the feature information group (S-100 </w:t>
      </w:r>
      <w:r w:rsidR="00F14AF7">
        <w:rPr>
          <w:lang w:val="en-GB"/>
        </w:rPr>
        <w:t xml:space="preserve">Part 10c, </w:t>
      </w:r>
      <w:r w:rsidR="008F2063" w:rsidRPr="003A655F">
        <w:rPr>
          <w:lang w:val="en-GB"/>
        </w:rPr>
        <w:t>Table 10c-8).</w:t>
      </w:r>
    </w:p>
    <w:p w14:paraId="237DA321" w14:textId="47F558DC" w:rsidR="00F14AF7" w:rsidRDefault="00F14AF7">
      <w:pPr>
        <w:spacing w:after="0" w:line="240" w:lineRule="auto"/>
        <w:jc w:val="left"/>
        <w:rPr>
          <w:lang w:val="en-GB"/>
        </w:rPr>
      </w:pPr>
      <w:r>
        <w:rPr>
          <w:lang w:val="en-GB"/>
        </w:rPr>
        <w:br w:type="page"/>
      </w:r>
    </w:p>
    <w:p w14:paraId="11A2CD30" w14:textId="77777777" w:rsidR="00F14AF7" w:rsidRDefault="00F14AF7" w:rsidP="00F14AF7">
      <w:pPr>
        <w:spacing w:line="240" w:lineRule="auto"/>
      </w:pPr>
      <w:bookmarkStart w:id="1050" w:name="_Hlk135668607"/>
    </w:p>
    <w:p w14:paraId="2DA66003" w14:textId="77777777" w:rsidR="00F14AF7" w:rsidRDefault="00F14AF7" w:rsidP="00F14AF7">
      <w:pPr>
        <w:spacing w:line="240" w:lineRule="auto"/>
      </w:pPr>
    </w:p>
    <w:p w14:paraId="62BE280F" w14:textId="77777777" w:rsidR="00F14AF7" w:rsidRDefault="00F14AF7" w:rsidP="00F14AF7">
      <w:pPr>
        <w:spacing w:line="240" w:lineRule="auto"/>
      </w:pPr>
    </w:p>
    <w:p w14:paraId="3413A08A" w14:textId="77777777" w:rsidR="00F14AF7" w:rsidRDefault="00F14AF7" w:rsidP="00F14AF7">
      <w:pPr>
        <w:spacing w:line="240" w:lineRule="auto"/>
      </w:pPr>
    </w:p>
    <w:p w14:paraId="7002A6D8" w14:textId="77777777" w:rsidR="00F14AF7" w:rsidRDefault="00F14AF7" w:rsidP="00F14AF7">
      <w:pPr>
        <w:spacing w:line="240" w:lineRule="auto"/>
      </w:pPr>
    </w:p>
    <w:p w14:paraId="30C7AF12" w14:textId="77777777" w:rsidR="00F14AF7" w:rsidRDefault="00F14AF7" w:rsidP="00F14AF7">
      <w:pPr>
        <w:spacing w:line="240" w:lineRule="auto"/>
      </w:pPr>
    </w:p>
    <w:p w14:paraId="77941017" w14:textId="77777777" w:rsidR="00F14AF7" w:rsidRDefault="00F14AF7" w:rsidP="00F14AF7">
      <w:pPr>
        <w:spacing w:line="240" w:lineRule="auto"/>
      </w:pPr>
    </w:p>
    <w:p w14:paraId="063A384C" w14:textId="77777777" w:rsidR="00F14AF7" w:rsidRDefault="00F14AF7" w:rsidP="00F14AF7">
      <w:pPr>
        <w:spacing w:line="240" w:lineRule="auto"/>
      </w:pPr>
    </w:p>
    <w:p w14:paraId="028E6B7E" w14:textId="77777777" w:rsidR="00F14AF7" w:rsidRDefault="00F14AF7" w:rsidP="00F14AF7">
      <w:pPr>
        <w:spacing w:line="240" w:lineRule="auto"/>
      </w:pPr>
    </w:p>
    <w:p w14:paraId="2CBE76E0" w14:textId="77777777" w:rsidR="00F14AF7" w:rsidRDefault="00F14AF7" w:rsidP="00F14AF7">
      <w:pPr>
        <w:spacing w:after="0" w:line="240" w:lineRule="auto"/>
      </w:pPr>
    </w:p>
    <w:p w14:paraId="21E32866" w14:textId="77777777" w:rsidR="00F14AF7" w:rsidRDefault="00F14AF7" w:rsidP="00F14AF7">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Pr>
          <w:rFonts w:eastAsia="Times New Roman"/>
          <w:sz w:val="22"/>
          <w:lang w:eastAsia="en-GB"/>
        </w:rPr>
        <w:tab/>
        <w:t>Page intentionally left blank</w:t>
      </w:r>
    </w:p>
    <w:p w14:paraId="2291A44D" w14:textId="77777777" w:rsidR="00F14AF7" w:rsidRPr="00054681" w:rsidRDefault="00F14AF7" w:rsidP="00F14AF7">
      <w:pPr>
        <w:spacing w:after="0" w:line="240" w:lineRule="auto"/>
      </w:pPr>
    </w:p>
    <w:bookmarkEnd w:id="1050"/>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r w:rsidRPr="003A655F">
        <w:rPr>
          <w:b/>
          <w:bCs/>
          <w:lang w:val="en-GB"/>
        </w:rPr>
        <w:t>WaterLevel</w:t>
      </w:r>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1051"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1051"/>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5E59A186">
            <wp:extent cx="8384875" cy="51759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a:xfrm>
                      <a:off x="0" y="0"/>
                      <a:ext cx="8416469" cy="5195435"/>
                    </a:xfrm>
                    <a:prstGeom prst="rect">
                      <a:avLst/>
                    </a:prstGeom>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1060" w:name="_Toc523992765"/>
      <w:bookmarkStart w:id="1061" w:name="_Toc167916675"/>
      <w:bookmarkEnd w:id="1041"/>
      <w:bookmarkEnd w:id="1042"/>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1060"/>
      <w:bookmarkEnd w:id="1061"/>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w:t>
      </w:r>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ED7730">
      <w:pPr>
        <w:spacing w:before="240" w:line="240" w:lineRule="auto"/>
        <w:rPr>
          <w:lang w:val="en-GB"/>
        </w:rPr>
      </w:pPr>
    </w:p>
    <w:p w14:paraId="4A911B4B" w14:textId="77777777" w:rsidR="00C97FCB" w:rsidRPr="003A655F" w:rsidRDefault="00C97FCB" w:rsidP="00ED7730">
      <w:pPr>
        <w:spacing w:line="240" w:lineRule="auto"/>
        <w:rPr>
          <w:lang w:val="en-GB"/>
        </w:rPr>
      </w:pPr>
      <w:r w:rsidRPr="003A655F">
        <w:rPr>
          <w:lang w:val="en-GB"/>
        </w:rPr>
        <w:br w:type="page"/>
      </w: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lastRenderedPageBreak/>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E12FE9" w:rsidRDefault="00FC2B49" w:rsidP="00E12FE9">
      <w:pPr>
        <w:tabs>
          <w:tab w:val="left" w:pos="993"/>
        </w:tabs>
        <w:spacing w:before="120" w:after="200" w:line="240" w:lineRule="auto"/>
        <w:ind w:left="992" w:hanging="992"/>
        <w:rPr>
          <w:rFonts w:cs="Arial"/>
          <w:b/>
          <w:sz w:val="22"/>
          <w:szCs w:val="22"/>
          <w:lang w:val="en-GB"/>
        </w:rPr>
      </w:pPr>
      <w:r>
        <w:rPr>
          <w:rFonts w:cs="Arial"/>
          <w:b/>
          <w:sz w:val="22"/>
          <w:szCs w:val="22"/>
          <w:lang w:val="en-GB"/>
        </w:rPr>
        <w:t>C</w:t>
      </w:r>
      <w:r w:rsidR="002808E8" w:rsidRPr="00E12FE9">
        <w:rPr>
          <w:rFonts w:cs="Arial"/>
          <w:b/>
          <w:sz w:val="22"/>
          <w:szCs w:val="22"/>
          <w:lang w:val="en-GB"/>
        </w:rPr>
        <w:t>-5.1</w:t>
      </w:r>
      <w:r w:rsidR="00C97FCB" w:rsidRPr="00E12FE9">
        <w:rPr>
          <w:rFonts w:cs="Arial"/>
          <w:b/>
          <w:sz w:val="22"/>
          <w:szCs w:val="22"/>
          <w:lang w:val="en-GB"/>
        </w:rPr>
        <w:t xml:space="preserve"> </w:t>
      </w:r>
      <w:r w:rsidR="008965E1" w:rsidRPr="00E12FE9">
        <w:rPr>
          <w:rFonts w:cs="Arial"/>
          <w:b/>
          <w:sz w:val="22"/>
          <w:szCs w:val="22"/>
          <w:lang w:val="en-GB"/>
        </w:rPr>
        <w:tab/>
      </w:r>
      <w:r w:rsidR="00C97FCB" w:rsidRPr="00E12FE9">
        <w:rPr>
          <w:rFonts w:cs="Arial"/>
          <w:b/>
          <w:sz w:val="22"/>
          <w:szCs w:val="22"/>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waterLevelHeight</w:t>
      </w:r>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1062"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r w:rsidRPr="003A655F">
              <w:rPr>
                <w:lang w:val="en-GB"/>
              </w:rPr>
              <w:t>upperBound</w:t>
            </w:r>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1062"/>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011B2D7A" w:rsidR="00C97FCB" w:rsidRPr="003A655F" w:rsidRDefault="00FC2B49" w:rsidP="002808E8">
      <w:pPr>
        <w:tabs>
          <w:tab w:val="left" w:pos="993"/>
        </w:tabs>
        <w:spacing w:after="200" w:line="240" w:lineRule="auto"/>
        <w:ind w:left="992" w:hanging="992"/>
        <w:rPr>
          <w:rFonts w:cs="Arial"/>
          <w:b/>
          <w:sz w:val="24"/>
          <w:lang w:val="en-GB"/>
        </w:rPr>
      </w:pPr>
      <w:r>
        <w:rPr>
          <w:rFonts w:cs="Arial"/>
          <w:b/>
          <w:sz w:val="24"/>
          <w:lang w:val="en-GB"/>
        </w:rPr>
        <w:t>C</w:t>
      </w:r>
      <w:r w:rsidR="002808E8">
        <w:rPr>
          <w:rFonts w:cs="Arial"/>
          <w:b/>
          <w:sz w:val="24"/>
          <w:lang w:val="en-GB"/>
        </w:rPr>
        <w:t>-</w:t>
      </w:r>
      <w:r w:rsidR="001A7B7F">
        <w:rPr>
          <w:rFonts w:cs="Arial"/>
          <w:b/>
          <w:sz w:val="24"/>
          <w:lang w:val="en-GB"/>
        </w:rPr>
        <w:t>5.3</w:t>
      </w:r>
      <w:r w:rsidR="00C97FCB" w:rsidRPr="003A655F">
        <w:rPr>
          <w:rFonts w:cs="Arial"/>
          <w:b/>
          <w:sz w:val="24"/>
          <w:lang w:val="en-GB"/>
        </w:rPr>
        <w:t xml:space="preserve"> </w:t>
      </w:r>
      <w:r w:rsidR="002808E8">
        <w:rPr>
          <w:rFonts w:cs="Arial"/>
          <w:b/>
          <w:sz w:val="24"/>
          <w:lang w:val="en-GB"/>
        </w:rPr>
        <w:tab/>
      </w:r>
      <w:r w:rsidR="00C97FCB" w:rsidRPr="003A655F">
        <w:rPr>
          <w:rFonts w:cs="Arial"/>
          <w:b/>
          <w:sz w:val="24"/>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waterLevelTrend</w:t>
      </w:r>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AD018E">
      <w:pPr>
        <w:tabs>
          <w:tab w:val="left" w:pos="993"/>
        </w:tabs>
        <w:spacing w:after="200" w:line="240" w:lineRule="auto"/>
        <w:ind w:left="992" w:hanging="992"/>
        <w:rPr>
          <w:rFonts w:cs="Arial"/>
          <w:b/>
          <w:sz w:val="24"/>
          <w:lang w:val="en-GB"/>
        </w:rPr>
      </w:pPr>
    </w:p>
    <w:p w14:paraId="429B5C2E" w14:textId="1054E6C0" w:rsidR="00AD018E" w:rsidRPr="003A655F" w:rsidRDefault="00FC2B49" w:rsidP="00AD018E">
      <w:pPr>
        <w:tabs>
          <w:tab w:val="left" w:pos="993"/>
        </w:tabs>
        <w:spacing w:after="200" w:line="240" w:lineRule="auto"/>
        <w:ind w:left="992" w:hanging="992"/>
        <w:rPr>
          <w:rFonts w:cs="Arial"/>
          <w:b/>
          <w:sz w:val="24"/>
          <w:lang w:val="en-GB"/>
        </w:rPr>
      </w:pPr>
      <w:r>
        <w:rPr>
          <w:rFonts w:cs="Arial"/>
          <w:b/>
          <w:sz w:val="24"/>
          <w:lang w:val="en-GB"/>
        </w:rPr>
        <w:t>C</w:t>
      </w:r>
      <w:r w:rsidR="00AD018E">
        <w:rPr>
          <w:rFonts w:cs="Arial"/>
          <w:b/>
          <w:sz w:val="24"/>
          <w:lang w:val="en-GB"/>
        </w:rPr>
        <w:t>-5.2</w:t>
      </w:r>
      <w:r w:rsidR="00AD018E" w:rsidRPr="003A655F">
        <w:rPr>
          <w:rFonts w:cs="Arial"/>
          <w:b/>
          <w:sz w:val="24"/>
          <w:lang w:val="en-GB"/>
        </w:rPr>
        <w:t xml:space="preserve"> </w:t>
      </w:r>
      <w:r w:rsidR="00AD018E">
        <w:rPr>
          <w:rFonts w:cs="Arial"/>
          <w:b/>
          <w:sz w:val="24"/>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lastRenderedPageBreak/>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r w:rsidRPr="003A655F">
              <w:rPr>
                <w:lang w:val="en-GB"/>
              </w:rPr>
              <w:t>upperBound</w:t>
            </w:r>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r w:rsidR="00C97FCB" w:rsidRPr="001A7B7F">
        <w:rPr>
          <w:rFonts w:cs="Arial"/>
          <w:b/>
          <w:sz w:val="24"/>
          <w:szCs w:val="24"/>
          <w:lang w:val="fr-FR"/>
        </w:rPr>
        <w:t>Complex Attributes</w:t>
      </w:r>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Roles</w:t>
      </w:r>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Catalogue XML</w:t>
      </w:r>
    </w:p>
    <w:p w14:paraId="005B5D00" w14:textId="3BFBE0ED" w:rsidR="00D046B5" w:rsidRPr="001A7B7F" w:rsidRDefault="00D046B5" w:rsidP="00F42E20">
      <w:pPr>
        <w:rPr>
          <w:lang w:val="fr-FR"/>
        </w:rPr>
      </w:pPr>
      <w:r>
        <w:rPr>
          <w:lang w:val="fr-FR"/>
        </w:rPr>
        <w:t>The feature catalogue is provided as a separate XML file and can be downloaded from the IHO GI Registry.</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1063"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1063"/>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64"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1064"/>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65" w:name="_Toc167916678"/>
      <w:r>
        <w:rPr>
          <w:lang w:val="en-GB"/>
        </w:rPr>
        <w:t>D</w:t>
      </w:r>
      <w:r w:rsidR="003A6899">
        <w:rPr>
          <w:lang w:val="en-GB"/>
        </w:rPr>
        <w:t>-</w:t>
      </w:r>
      <w:r w:rsidR="00D050FA" w:rsidRPr="003A655F">
        <w:rPr>
          <w:lang w:val="en-GB"/>
        </w:rPr>
        <w:t>1.1</w:t>
      </w:r>
      <w:r w:rsidR="00D050FA" w:rsidRPr="003A655F">
        <w:rPr>
          <w:lang w:val="en-GB"/>
        </w:rPr>
        <w:tab/>
      </w:r>
      <w:bookmarkStart w:id="1066" w:name="_Hlk75895347"/>
      <w:r w:rsidR="00D050FA" w:rsidRPr="003A655F">
        <w:rPr>
          <w:lang w:val="en-GB"/>
        </w:rPr>
        <w:t>Summary</w:t>
      </w:r>
      <w:bookmarkEnd w:id="1065"/>
      <w:bookmarkEnd w:id="1066"/>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Bundesamt für Seeschifffahrt und Hydrographie</w:t>
            </w:r>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(Bundesamt f</w:t>
            </w:r>
            <w:r w:rsidR="004411AD" w:rsidRPr="003A655F">
              <w:rPr>
                <w:rFonts w:cs="Arial"/>
                <w:lang w:val="en-GB"/>
              </w:rPr>
              <w:t>ü</w:t>
            </w:r>
            <w:r w:rsidR="00CD08FA" w:rsidRPr="003A655F">
              <w:rPr>
                <w:rFonts w:cs="Arial"/>
                <w:lang w:val="en-GB"/>
              </w:rPr>
              <w:t xml:space="preserve">r </w:t>
            </w:r>
            <w:r w:rsidR="004411AD" w:rsidRPr="003A655F">
              <w:rPr>
                <w:rFonts w:cs="Arial"/>
                <w:lang w:val="en-GB"/>
              </w:rPr>
              <w:t>Seeschifffahrt und Hydrographie</w:t>
            </w:r>
            <w:r w:rsidR="00CD08FA" w:rsidRPr="003A655F">
              <w:rPr>
                <w:rFonts w:cs="Arial"/>
                <w:lang w:val="en-GB"/>
              </w:rPr>
              <w:t>), WSV</w:t>
            </w:r>
            <w:r w:rsidR="004411AD" w:rsidRPr="003A655F">
              <w:rPr>
                <w:rFonts w:cs="Arial"/>
                <w:lang w:val="en-GB"/>
              </w:rPr>
              <w:t xml:space="preserve"> (Wasserstraßen- und Schifffahrtsverwaltung des Bundes).</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67"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1067"/>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8"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1068"/>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9" w:name="_Toc167916681"/>
      <w:r>
        <w:rPr>
          <w:lang w:val="en-GB"/>
        </w:rPr>
        <w:t>D</w:t>
      </w:r>
      <w:r w:rsidR="00D61CDD">
        <w:rPr>
          <w:lang w:val="en-GB"/>
        </w:rPr>
        <w:t>-1.2.2</w:t>
      </w:r>
      <w:r w:rsidR="00D61CDD">
        <w:rPr>
          <w:lang w:val="en-GB"/>
        </w:rPr>
        <w:tab/>
      </w:r>
      <w:r w:rsidR="00F17126" w:rsidRPr="003A655F">
        <w:rPr>
          <w:lang w:val="en-GB"/>
        </w:rPr>
        <w:t>Data processing</w:t>
      </w:r>
      <w:bookmarkEnd w:id="1069"/>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0" w:name="_Toc167916682"/>
      <w:r>
        <w:rPr>
          <w:lang w:val="en-GB"/>
        </w:rPr>
        <w:t>D</w:t>
      </w:r>
      <w:r w:rsidR="00D61CDD">
        <w:rPr>
          <w:lang w:val="en-GB"/>
        </w:rPr>
        <w:t>-1.2.3</w:t>
      </w:r>
      <w:r w:rsidR="00D61CDD">
        <w:rPr>
          <w:lang w:val="en-GB"/>
        </w:rPr>
        <w:tab/>
      </w:r>
      <w:r w:rsidR="00F17126" w:rsidRPr="003A655F">
        <w:rPr>
          <w:lang w:val="en-GB"/>
        </w:rPr>
        <w:t>S-104 data transformation</w:t>
      </w:r>
      <w:bookmarkEnd w:id="1070"/>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1" w:name="_Toc167916683"/>
      <w:r>
        <w:rPr>
          <w:lang w:val="en-GB"/>
        </w:rPr>
        <w:t>D</w:t>
      </w:r>
      <w:r w:rsidR="00D61CDD">
        <w:rPr>
          <w:lang w:val="en-GB"/>
        </w:rPr>
        <w:t>-1.2.4</w:t>
      </w:r>
      <w:r w:rsidR="00D61CDD">
        <w:rPr>
          <w:lang w:val="en-GB"/>
        </w:rPr>
        <w:tab/>
      </w:r>
      <w:r w:rsidR="00F17126" w:rsidRPr="003A655F">
        <w:rPr>
          <w:lang w:val="en-GB"/>
        </w:rPr>
        <w:t>Results</w:t>
      </w:r>
      <w:bookmarkEnd w:id="1071"/>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72"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1072"/>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3" w:name="_Toc167916685"/>
      <w:r>
        <w:rPr>
          <w:lang w:val="en-GB"/>
        </w:rPr>
        <w:t>D</w:t>
      </w:r>
      <w:r w:rsidR="004D772C">
        <w:rPr>
          <w:lang w:val="en-GB"/>
        </w:rPr>
        <w:t>-</w:t>
      </w:r>
      <w:r w:rsidR="003518CF" w:rsidRPr="003A655F">
        <w:rPr>
          <w:lang w:val="en-GB"/>
        </w:rPr>
        <w:t>2.1</w:t>
      </w:r>
      <w:r w:rsidR="003518CF" w:rsidRPr="003A655F">
        <w:rPr>
          <w:lang w:val="en-GB"/>
        </w:rPr>
        <w:tab/>
        <w:t>Summary</w:t>
      </w:r>
      <w:bookmarkEnd w:id="1073"/>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r w:rsidR="00727FCC" w:rsidRPr="003A655F">
              <w:rPr>
                <w:rFonts w:cs="Arial"/>
                <w:lang w:val="en-GB"/>
              </w:rPr>
              <w:t>ungeorectified</w:t>
            </w:r>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4"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1074"/>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5" w:name="_Toc167916687"/>
      <w:r>
        <w:rPr>
          <w:lang w:val="en-GB"/>
        </w:rPr>
        <w:t>D</w:t>
      </w:r>
      <w:r w:rsidR="00EF0908">
        <w:rPr>
          <w:lang w:val="en-GB"/>
        </w:rPr>
        <w:t>-2.2.1</w:t>
      </w:r>
      <w:r w:rsidR="00EF0908">
        <w:rPr>
          <w:lang w:val="en-GB"/>
        </w:rPr>
        <w:tab/>
      </w:r>
      <w:r w:rsidR="00266902" w:rsidRPr="003A655F">
        <w:rPr>
          <w:lang w:val="en-GB"/>
        </w:rPr>
        <w:t>Types of data</w:t>
      </w:r>
      <w:bookmarkEnd w:id="1075"/>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6"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1076"/>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2A36032" w14:textId="0C499858" w:rsidR="002E0766" w:rsidRDefault="002E0766">
      <w:pPr>
        <w:spacing w:after="0" w:line="240" w:lineRule="auto"/>
        <w:jc w:val="left"/>
        <w:rPr>
          <w:lang w:val="en-GB"/>
        </w:rPr>
      </w:pPr>
      <w:r>
        <w:rPr>
          <w:lang w:val="en-GB"/>
        </w:rPr>
        <w:br w:type="page"/>
      </w:r>
    </w:p>
    <w:p w14:paraId="2BF8CFF4" w14:textId="77777777" w:rsidR="002E0766" w:rsidRPr="00E61AD8" w:rsidRDefault="002E0766" w:rsidP="002E0766">
      <w:pPr>
        <w:spacing w:line="240" w:lineRule="auto"/>
        <w:rPr>
          <w:lang w:val="en-US"/>
        </w:rPr>
      </w:pPr>
    </w:p>
    <w:p w14:paraId="034E8967" w14:textId="77777777" w:rsidR="002E0766" w:rsidRPr="00E61AD8" w:rsidRDefault="002E0766" w:rsidP="002E0766">
      <w:pPr>
        <w:spacing w:line="240" w:lineRule="auto"/>
        <w:rPr>
          <w:lang w:val="en-US"/>
        </w:rPr>
      </w:pPr>
    </w:p>
    <w:p w14:paraId="76F9EC03" w14:textId="77777777" w:rsidR="002E0766" w:rsidRPr="00E61AD8" w:rsidRDefault="002E0766" w:rsidP="002E0766">
      <w:pPr>
        <w:spacing w:line="240" w:lineRule="auto"/>
        <w:rPr>
          <w:lang w:val="en-US"/>
        </w:rPr>
      </w:pPr>
    </w:p>
    <w:p w14:paraId="6CE026C0" w14:textId="77777777" w:rsidR="002E0766" w:rsidRPr="00E61AD8" w:rsidRDefault="002E0766" w:rsidP="002E0766">
      <w:pPr>
        <w:spacing w:line="240" w:lineRule="auto"/>
        <w:rPr>
          <w:lang w:val="en-US"/>
        </w:rPr>
      </w:pPr>
    </w:p>
    <w:p w14:paraId="6E3B87A9" w14:textId="77777777" w:rsidR="002E0766" w:rsidRPr="00E61AD8" w:rsidRDefault="002E0766" w:rsidP="002E0766">
      <w:pPr>
        <w:spacing w:line="240" w:lineRule="auto"/>
        <w:rPr>
          <w:lang w:val="en-US"/>
        </w:rPr>
      </w:pPr>
    </w:p>
    <w:p w14:paraId="7CD05E98" w14:textId="77777777" w:rsidR="002E0766" w:rsidRPr="00E61AD8" w:rsidRDefault="002E0766" w:rsidP="002E0766">
      <w:pPr>
        <w:spacing w:line="240" w:lineRule="auto"/>
        <w:rPr>
          <w:lang w:val="en-US"/>
        </w:rPr>
      </w:pPr>
    </w:p>
    <w:p w14:paraId="60C9E554" w14:textId="77777777" w:rsidR="002E0766" w:rsidRPr="00E61AD8" w:rsidRDefault="002E0766" w:rsidP="002E0766">
      <w:pPr>
        <w:spacing w:line="240" w:lineRule="auto"/>
        <w:rPr>
          <w:lang w:val="en-US"/>
        </w:rPr>
      </w:pPr>
    </w:p>
    <w:p w14:paraId="3C6FA7F3" w14:textId="77777777" w:rsidR="002E0766" w:rsidRPr="00E61AD8" w:rsidRDefault="002E0766" w:rsidP="002E0766">
      <w:pPr>
        <w:spacing w:line="240" w:lineRule="auto"/>
        <w:rPr>
          <w:lang w:val="en-US"/>
        </w:rPr>
      </w:pPr>
    </w:p>
    <w:p w14:paraId="228AE65A" w14:textId="77777777" w:rsidR="002E0766" w:rsidRPr="00E61AD8" w:rsidRDefault="002E0766" w:rsidP="002E0766">
      <w:pPr>
        <w:spacing w:line="240" w:lineRule="auto"/>
        <w:rPr>
          <w:lang w:val="en-US"/>
        </w:rPr>
      </w:pPr>
    </w:p>
    <w:p w14:paraId="45B3D2B4" w14:textId="77777777" w:rsidR="002E0766" w:rsidRPr="00E61AD8" w:rsidRDefault="002E0766" w:rsidP="002E0766">
      <w:pPr>
        <w:spacing w:line="240" w:lineRule="auto"/>
        <w:rPr>
          <w:lang w:val="en-US"/>
        </w:rPr>
      </w:pPr>
    </w:p>
    <w:p w14:paraId="1EA70C39" w14:textId="77777777" w:rsidR="002E0766" w:rsidRPr="00E61AD8" w:rsidRDefault="002E0766" w:rsidP="002E0766">
      <w:pPr>
        <w:spacing w:line="240" w:lineRule="auto"/>
        <w:rPr>
          <w:lang w:val="en-US"/>
        </w:rPr>
      </w:pPr>
    </w:p>
    <w:p w14:paraId="098CAF77" w14:textId="77777777" w:rsidR="002E0766" w:rsidRPr="00E61AD8" w:rsidRDefault="002E0766" w:rsidP="002E0766">
      <w:pPr>
        <w:spacing w:line="240" w:lineRule="auto"/>
        <w:rPr>
          <w:lang w:val="en-US"/>
        </w:rPr>
      </w:pPr>
    </w:p>
    <w:p w14:paraId="75342A04" w14:textId="77777777" w:rsidR="002E0766" w:rsidRPr="00E61AD8" w:rsidRDefault="002E0766" w:rsidP="002E0766">
      <w:pPr>
        <w:spacing w:line="240" w:lineRule="auto"/>
        <w:rPr>
          <w:lang w:val="en-US"/>
        </w:rPr>
      </w:pPr>
    </w:p>
    <w:p w14:paraId="6D3CC7B9" w14:textId="77777777" w:rsidR="002E0766" w:rsidRPr="00E61AD8" w:rsidRDefault="002E0766" w:rsidP="002E0766">
      <w:pPr>
        <w:spacing w:line="240" w:lineRule="auto"/>
        <w:rPr>
          <w:lang w:val="en-US"/>
        </w:rPr>
      </w:pPr>
    </w:p>
    <w:p w14:paraId="4FC6F02E" w14:textId="77777777" w:rsidR="002E0766" w:rsidRPr="00E61AD8" w:rsidRDefault="002E0766" w:rsidP="002E076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1DF8E4D0" w14:textId="77777777" w:rsidR="002E0766" w:rsidRDefault="002E0766" w:rsidP="002E0766">
      <w:pPr>
        <w:spacing w:line="240" w:lineRule="auto"/>
        <w:rPr>
          <w:lang w:val="en-US"/>
        </w:rPr>
      </w:pPr>
    </w:p>
    <w:p w14:paraId="7E660C75" w14:textId="77777777" w:rsidR="002E0766" w:rsidRDefault="002E0766" w:rsidP="00F426AC">
      <w:pPr>
        <w:spacing w:after="120" w:line="240" w:lineRule="auto"/>
        <w:rPr>
          <w:lang w:val="en-GB"/>
        </w:rPr>
      </w:pPr>
    </w:p>
    <w:p w14:paraId="77DA49AE" w14:textId="77777777" w:rsidR="002E0766" w:rsidRPr="003A655F" w:rsidRDefault="002E0766" w:rsidP="00F426AC">
      <w:pPr>
        <w:spacing w:after="120" w:line="240" w:lineRule="auto"/>
        <w:rPr>
          <w:lang w:val="en-GB"/>
        </w:rPr>
      </w:pPr>
    </w:p>
    <w:p w14:paraId="108E3E22" w14:textId="77777777" w:rsidR="003A655F" w:rsidRDefault="003A655F" w:rsidP="00F426AC">
      <w:pPr>
        <w:spacing w:after="120" w:line="240" w:lineRule="auto"/>
        <w:rPr>
          <w:lang w:val="en-GB"/>
        </w:rPr>
      </w:pPr>
    </w:p>
    <w:p w14:paraId="15EBCA06" w14:textId="77777777" w:rsidR="00F426AC" w:rsidRPr="003A655F" w:rsidRDefault="00F426AC" w:rsidP="00F426AC">
      <w:pPr>
        <w:spacing w:after="120" w:line="240" w:lineRule="auto"/>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9D444" w14:textId="77777777" w:rsidR="00CB1157" w:rsidRDefault="00CB1157">
      <w:r>
        <w:separator/>
      </w:r>
    </w:p>
  </w:endnote>
  <w:endnote w:type="continuationSeparator" w:id="0">
    <w:p w14:paraId="0ABF8CC9" w14:textId="77777777" w:rsidR="00CB1157" w:rsidRDefault="00CB1157">
      <w:r>
        <w:continuationSeparator/>
      </w:r>
    </w:p>
  </w:endnote>
  <w:endnote w:type="continuationNotice" w:id="1">
    <w:p w14:paraId="25419CCD" w14:textId="77777777" w:rsidR="00CB1157" w:rsidRDefault="00CB11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CA1" w14:textId="5A4A5546"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93C9" w14:textId="46A14378"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2497B" w14:textId="73D13DDF"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A6ED" w14:textId="10841FD3"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A2D" w14:textId="4FE1ABD5"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8D2F" w14:textId="5FA19F79"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52CC5" w14:textId="1C590A09" w:rsidR="003D0F8E" w:rsidRPr="00A37F8A" w:rsidRDefault="003D0F8E" w:rsidP="001B2B11">
    <w:pPr>
      <w:pStyle w:val="Footer"/>
      <w:tabs>
        <w:tab w:val="center" w:pos="6946"/>
        <w:tab w:val="right" w:pos="13892"/>
      </w:tabs>
      <w:rPr>
        <w:rFonts w:cs="Arial"/>
        <w:sz w:val="16"/>
      </w:rPr>
    </w:pPr>
    <w:bookmarkStart w:id="1052" w:name="_Hlk135667640"/>
    <w:bookmarkStart w:id="1053" w:name="_Hlk135667641"/>
    <w:bookmarkStart w:id="1054" w:name="_Hlk135667652"/>
    <w:bookmarkStart w:id="1055" w:name="_Hlk135667653"/>
    <w:bookmarkStart w:id="1056" w:name="_Hlk135667658"/>
    <w:bookmarkStart w:id="1057" w:name="_Hlk135667659"/>
    <w:bookmarkStart w:id="1058" w:name="_Hlk135667660"/>
    <w:bookmarkStart w:id="1059" w:name="_Hlk135667661"/>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1052"/>
    <w:bookmarkEnd w:id="1053"/>
    <w:bookmarkEnd w:id="1054"/>
    <w:bookmarkEnd w:id="1055"/>
    <w:bookmarkEnd w:id="1056"/>
    <w:bookmarkEnd w:id="1057"/>
    <w:bookmarkEnd w:id="1058"/>
    <w:bookmarkEnd w:id="1059"/>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8CFCD" w14:textId="389BA8DB"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D0DCE" w14:textId="0F2EA66F"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00430" w14:textId="61C43A6A"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3992" w14:textId="02B164D3"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4F0C" w14:textId="455F1F69"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9039" w14:textId="577DA44E"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3CADA" w14:textId="487B25CA"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0474" w14:textId="58BE2322" w:rsidR="003D0F8E" w:rsidRPr="00A37F8A" w:rsidRDefault="003D0F8E" w:rsidP="003F7F08">
    <w:pPr>
      <w:pStyle w:val="Footer"/>
      <w:tabs>
        <w:tab w:val="center" w:pos="6946"/>
        <w:tab w:val="right" w:pos="13892"/>
      </w:tabs>
      <w:jc w:val="center"/>
      <w:rPr>
        <w:rFonts w:cs="Arial"/>
        <w:sz w:val="16"/>
      </w:rPr>
    </w:pPr>
    <w:bookmarkStart w:id="936" w:name="_Hlk135366280"/>
    <w:bookmarkStart w:id="937" w:name="_Hlk135366281"/>
    <w:bookmarkStart w:id="938" w:name="_Hlk135366287"/>
    <w:bookmarkStart w:id="939" w:name="_Hlk135366288"/>
    <w:bookmarkStart w:id="940" w:name="_Hlk135366289"/>
    <w:bookmarkStart w:id="941" w:name="_Hlk135366290"/>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936"/>
    <w:bookmarkEnd w:id="937"/>
    <w:bookmarkEnd w:id="938"/>
    <w:bookmarkEnd w:id="939"/>
    <w:bookmarkEnd w:id="940"/>
    <w:bookmarkEnd w:id="941"/>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FC88" w14:textId="6A6A33A3"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D2097" w14:textId="77777777" w:rsidR="00CB1157" w:rsidRDefault="00CB1157">
      <w:r>
        <w:separator/>
      </w:r>
    </w:p>
  </w:footnote>
  <w:footnote w:type="continuationSeparator" w:id="0">
    <w:p w14:paraId="3DE9A09D" w14:textId="77777777" w:rsidR="00CB1157" w:rsidRDefault="00CB1157">
      <w:r>
        <w:continuationSeparator/>
      </w:r>
    </w:p>
  </w:footnote>
  <w:footnote w:type="continuationNotice" w:id="1">
    <w:p w14:paraId="57366BE5" w14:textId="77777777" w:rsidR="00CB1157" w:rsidRDefault="00CB1157">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ins w:id="481" w:author="Raphael Malyankar" w:date="2024-09-04T17:38:00Z" w16du:dateUtc="2024-09-05T00:38:00Z">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ins>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CE4"/>
    <w:rsid w:val="00097BD8"/>
    <w:rsid w:val="00097E2B"/>
    <w:rsid w:val="000A060C"/>
    <w:rsid w:val="000A0B2E"/>
    <w:rsid w:val="000A1840"/>
    <w:rsid w:val="000A1A45"/>
    <w:rsid w:val="000A1AC7"/>
    <w:rsid w:val="000A2E68"/>
    <w:rsid w:val="000A3072"/>
    <w:rsid w:val="000A316B"/>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63A"/>
    <w:rsid w:val="001048DC"/>
    <w:rsid w:val="00104982"/>
    <w:rsid w:val="00104ED3"/>
    <w:rsid w:val="001056D7"/>
    <w:rsid w:val="0010600C"/>
    <w:rsid w:val="001073C7"/>
    <w:rsid w:val="00107576"/>
    <w:rsid w:val="0010779B"/>
    <w:rsid w:val="00107959"/>
    <w:rsid w:val="00107A7E"/>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2F2F"/>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85D"/>
    <w:rsid w:val="00191987"/>
    <w:rsid w:val="001922CE"/>
    <w:rsid w:val="001924D6"/>
    <w:rsid w:val="001925D6"/>
    <w:rsid w:val="001925F7"/>
    <w:rsid w:val="00192705"/>
    <w:rsid w:val="00192A1C"/>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B46"/>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23A9"/>
    <w:rsid w:val="00222B05"/>
    <w:rsid w:val="00223914"/>
    <w:rsid w:val="00223DEE"/>
    <w:rsid w:val="00224ACA"/>
    <w:rsid w:val="00224E0D"/>
    <w:rsid w:val="002250A2"/>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9B7"/>
    <w:rsid w:val="00255A41"/>
    <w:rsid w:val="00255D41"/>
    <w:rsid w:val="00255EE1"/>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48EA"/>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22A2"/>
    <w:rsid w:val="004126BB"/>
    <w:rsid w:val="00412761"/>
    <w:rsid w:val="00412768"/>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B84"/>
    <w:rsid w:val="0043417A"/>
    <w:rsid w:val="004345D5"/>
    <w:rsid w:val="00434709"/>
    <w:rsid w:val="00434B3A"/>
    <w:rsid w:val="00434D24"/>
    <w:rsid w:val="00434F10"/>
    <w:rsid w:val="00435222"/>
    <w:rsid w:val="00435297"/>
    <w:rsid w:val="004353CA"/>
    <w:rsid w:val="004355CA"/>
    <w:rsid w:val="00436292"/>
    <w:rsid w:val="00436C86"/>
    <w:rsid w:val="004371B4"/>
    <w:rsid w:val="004375CD"/>
    <w:rsid w:val="0043765C"/>
    <w:rsid w:val="00437C87"/>
    <w:rsid w:val="00437E34"/>
    <w:rsid w:val="00437F4B"/>
    <w:rsid w:val="00440160"/>
    <w:rsid w:val="004406C5"/>
    <w:rsid w:val="0044071C"/>
    <w:rsid w:val="00440CAD"/>
    <w:rsid w:val="00440F83"/>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41"/>
    <w:rsid w:val="004F2F8B"/>
    <w:rsid w:val="004F421D"/>
    <w:rsid w:val="004F42F1"/>
    <w:rsid w:val="004F430A"/>
    <w:rsid w:val="004F4646"/>
    <w:rsid w:val="004F4848"/>
    <w:rsid w:val="004F4AAC"/>
    <w:rsid w:val="004F5817"/>
    <w:rsid w:val="004F5B5B"/>
    <w:rsid w:val="004F6781"/>
    <w:rsid w:val="004F6D40"/>
    <w:rsid w:val="004F71C4"/>
    <w:rsid w:val="004F7573"/>
    <w:rsid w:val="004F7D46"/>
    <w:rsid w:val="004F7F7D"/>
    <w:rsid w:val="005003EE"/>
    <w:rsid w:val="005006FF"/>
    <w:rsid w:val="00500ACA"/>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55D"/>
    <w:rsid w:val="005F659E"/>
    <w:rsid w:val="005F67C2"/>
    <w:rsid w:val="005F6A89"/>
    <w:rsid w:val="005F6B6E"/>
    <w:rsid w:val="005F727F"/>
    <w:rsid w:val="00600664"/>
    <w:rsid w:val="00600844"/>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35A9"/>
    <w:rsid w:val="00793834"/>
    <w:rsid w:val="00793B86"/>
    <w:rsid w:val="00794272"/>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907"/>
    <w:rsid w:val="0091414D"/>
    <w:rsid w:val="00914256"/>
    <w:rsid w:val="00914490"/>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693"/>
    <w:rsid w:val="009F1DED"/>
    <w:rsid w:val="009F23C4"/>
    <w:rsid w:val="009F2E85"/>
    <w:rsid w:val="009F32A8"/>
    <w:rsid w:val="009F36A5"/>
    <w:rsid w:val="009F3870"/>
    <w:rsid w:val="009F4447"/>
    <w:rsid w:val="009F4FDF"/>
    <w:rsid w:val="009F5790"/>
    <w:rsid w:val="009F5980"/>
    <w:rsid w:val="009F5BF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25E"/>
    <w:rsid w:val="00A55295"/>
    <w:rsid w:val="00A554C2"/>
    <w:rsid w:val="00A55549"/>
    <w:rsid w:val="00A55CB2"/>
    <w:rsid w:val="00A55D1D"/>
    <w:rsid w:val="00A562C0"/>
    <w:rsid w:val="00A563FE"/>
    <w:rsid w:val="00A572F1"/>
    <w:rsid w:val="00A6014F"/>
    <w:rsid w:val="00A604C1"/>
    <w:rsid w:val="00A60602"/>
    <w:rsid w:val="00A60CD1"/>
    <w:rsid w:val="00A60DA4"/>
    <w:rsid w:val="00A6104B"/>
    <w:rsid w:val="00A61105"/>
    <w:rsid w:val="00A61408"/>
    <w:rsid w:val="00A61F4B"/>
    <w:rsid w:val="00A620E7"/>
    <w:rsid w:val="00A623AE"/>
    <w:rsid w:val="00A63BFB"/>
    <w:rsid w:val="00A63D71"/>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70BD1"/>
    <w:rsid w:val="00A715E0"/>
    <w:rsid w:val="00A71F5E"/>
    <w:rsid w:val="00A722D1"/>
    <w:rsid w:val="00A7230B"/>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CCF"/>
    <w:rsid w:val="00B4652E"/>
    <w:rsid w:val="00B46D0E"/>
    <w:rsid w:val="00B46E21"/>
    <w:rsid w:val="00B4721F"/>
    <w:rsid w:val="00B473D3"/>
    <w:rsid w:val="00B501B6"/>
    <w:rsid w:val="00B50AA2"/>
    <w:rsid w:val="00B50B83"/>
    <w:rsid w:val="00B50D9B"/>
    <w:rsid w:val="00B5169D"/>
    <w:rsid w:val="00B518BE"/>
    <w:rsid w:val="00B5191B"/>
    <w:rsid w:val="00B51970"/>
    <w:rsid w:val="00B51E03"/>
    <w:rsid w:val="00B51E92"/>
    <w:rsid w:val="00B52916"/>
    <w:rsid w:val="00B52AE6"/>
    <w:rsid w:val="00B52E44"/>
    <w:rsid w:val="00B52E91"/>
    <w:rsid w:val="00B531F8"/>
    <w:rsid w:val="00B53AE2"/>
    <w:rsid w:val="00B53C26"/>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BD"/>
    <w:rsid w:val="00C27249"/>
    <w:rsid w:val="00C276C7"/>
    <w:rsid w:val="00C279CE"/>
    <w:rsid w:val="00C27BF1"/>
    <w:rsid w:val="00C27E98"/>
    <w:rsid w:val="00C30471"/>
    <w:rsid w:val="00C30712"/>
    <w:rsid w:val="00C318AA"/>
    <w:rsid w:val="00C31901"/>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157"/>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78B"/>
    <w:rsid w:val="00DD48A1"/>
    <w:rsid w:val="00DD4CC3"/>
    <w:rsid w:val="00DD4E7B"/>
    <w:rsid w:val="00DD4FF3"/>
    <w:rsid w:val="00DD52A2"/>
    <w:rsid w:val="00DD5B0D"/>
    <w:rsid w:val="00DD66A1"/>
    <w:rsid w:val="00DD721F"/>
    <w:rsid w:val="00DD7223"/>
    <w:rsid w:val="00DD77CA"/>
    <w:rsid w:val="00DD7BD7"/>
    <w:rsid w:val="00DE0457"/>
    <w:rsid w:val="00DE0610"/>
    <w:rsid w:val="00DE0747"/>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B21"/>
    <w:rsid w:val="00E142F8"/>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B0100"/>
    <w:rsid w:val="00EB015B"/>
    <w:rsid w:val="00EB0812"/>
    <w:rsid w:val="00EB084E"/>
    <w:rsid w:val="00EB1480"/>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3862"/>
    <w:rsid w:val="00EE433F"/>
    <w:rsid w:val="00EE4B09"/>
    <w:rsid w:val="00EE4C0A"/>
    <w:rsid w:val="00EE5165"/>
    <w:rsid w:val="00EE58AB"/>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D41"/>
    <w:rsid w:val="00EF46E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75CE"/>
    <w:rsid w:val="00F37F8D"/>
    <w:rsid w:val="00F40076"/>
    <w:rsid w:val="00F4076B"/>
    <w:rsid w:val="00F40770"/>
    <w:rsid w:val="00F40C15"/>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54D0"/>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119</Pages>
  <Words>36261</Words>
  <Characters>206689</Characters>
  <Application>Microsoft Office Word</Application>
  <DocSecurity>0</DocSecurity>
  <Lines>1722</Lines>
  <Paragraphs>484</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242466</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Raphael Malyankar</cp:lastModifiedBy>
  <cp:revision>31</cp:revision>
  <cp:lastPrinted>2024-06-19T05:58:00Z</cp:lastPrinted>
  <dcterms:created xsi:type="dcterms:W3CDTF">2024-07-26T22:43:00Z</dcterms:created>
  <dcterms:modified xsi:type="dcterms:W3CDTF">2024-09-06T08:27:00Z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